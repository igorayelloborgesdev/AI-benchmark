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Desempenho de inteligências artificiais na criação de APIs para plataformas de simulação de investimentos.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  <w:t xml:space="preserve">Igor Ayello Borges</w:t>
      </w:r>
      <w:r w:rsidDel="00000000" w:rsidR="00000000" w:rsidRPr="00000000">
        <w:rPr>
          <w:vertAlign w:val="superscript"/>
          <w:rtl w:val="0"/>
        </w:rPr>
        <w:t xml:space="preserve">1*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Anderson Canale Garcia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Aluno</w:t>
      </w:r>
      <w:r w:rsidDel="00000000" w:rsidR="00000000" w:rsidRPr="00000000">
        <w:rPr>
          <w:sz w:val="18"/>
          <w:szCs w:val="18"/>
          <w:rtl w:val="0"/>
        </w:rPr>
        <w:t xml:space="preserve">. Rua Carneiro Leão – Vila Scarpelli; 09050-430    Santo André, São Paulo, Brasil</w:t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vertAlign w:val="superscript"/>
          <w:rtl w:val="0"/>
        </w:rPr>
        <w:t xml:space="preserve">2  </w:t>
      </w:r>
      <w:r w:rsidDel="00000000" w:rsidR="00000000" w:rsidRPr="00000000">
        <w:rPr>
          <w:sz w:val="18"/>
          <w:szCs w:val="18"/>
          <w:rtl w:val="0"/>
        </w:rPr>
        <w:t xml:space="preserve">Universidade de São Paulo. MBA em Engenharia de Software. Avenida Pádua Dias, 11 - Agronomia; 13418-900    Piracicaba, São Paulo, Brasil</w:t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sz w:val="18"/>
          <w:szCs w:val="18"/>
          <w:rtl w:val="0"/>
        </w:rPr>
        <w:t xml:space="preserve">*autor correspondente: igor8n1@gmail.com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Desempenho de inteligências artificiais na criação de APIs para plataformas de simulação de investimentos.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Resumo</w:t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Com o avanço da inteligência artificial diversas ferramentas têm sido utilizadas para automatizar tarefas e aumentar a produtividade no desenvolvimento de software, incluindo a criação de APIs, porém não existe definição sobre o desempenho entre esses modelos em tarefas específicas. Este trabalho tem como objetivo comparar o desempenho de cinco modelos de IA (Copilot, ChatGPT, DeepSeek, Gemini e Meta AI) na geração de APIs para um simulador de investimentos, avaliando pontos como qualidade do código, segurança e eficiência. A pesquisa adotou uma abordagem experimental quantitativa, utilizando tecnologias como Python, FastAPI, Docker e SonarQube para análise técnica. Os dados financeiros utilizados como base para os testes foram obtidos de APIs externas. Os resultados apontam diferenças entre os modelos em aspectos como segurança e eficiência, permitindo considerar quais ferramentas apresentam melhor desempenho para esse tipo de aplicação.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Palavras-chave: </w:t>
      </w:r>
      <w:r w:rsidDel="00000000" w:rsidR="00000000" w:rsidRPr="00000000">
        <w:rPr>
          <w:rtl w:val="0"/>
        </w:rPr>
        <w:t xml:space="preserve">Inteligência artificial; Comparação AI; Desempenho SonarQube; Chatbot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left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 avanço das tecnologias de extração, armazenamento, transmissão e processamento de dados tem possibilitado avanços no desenvolvimento da Inteligência Artificial (IA) nos últimos anos (Carvalho, 2021). Esse progresso permitiu a criação de novas soluções e produtos, transformando os processos de desenvolvimento. Brandão (2020) destaca que a integração de tecnologias de IA nos processos organizacionais tem resultado em um melhor atendimento às demandas dos clientes, demonstrando o impacto positivo da adoção dessas ferramentas. Aplicações como o ChatGPT e o GitHub Copilot têm mostrado capacidade de auxiliar desenvolvedores em tarefas específicas, como a geração de código (Ignácio et al., 2024). No entanto, desafios relacionados à precisão e confiabilidade ainda são enfrentados por essas ferramentas, limitando sua aplicabilidade em projetos mais complexos.</w:t>
      </w:r>
    </w:p>
    <w:p w:rsidR="00000000" w:rsidDel="00000000" w:rsidP="00000000" w:rsidRDefault="00000000" w:rsidRPr="00000000" w14:paraId="0000002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Segundo o DataReportal (2025), plataforma que analisa dados digitais globais e fornece informações sobre tendências, entre as ferramentas de inteligência artificial mais populares em 2025 estão o Copilot, ChatGPT, DeepSeek, Gemini e Meta AI, cada uma apresentando características distintas e modelos específicos. O Copilot e o ChatGPT, por exemplo, utilizam modelos desenvolvidos pela OpenAI, enquanto o DeepSeek emprega arquiteturas próprias. O Gemini e o Meta AI integram os ecossistemas do Google e da Meta, respectivamente. A capacidade dessas ferramentas de integrar processos e otimizar o trabalho de desenvolvedores tem sido destacada (Sida et al., 2023).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Nesse contexto, o uso da IA no desenvolvimento de software tem sido intensificado com o objetivo de aumentar a produtividade e melhorar a qualidade dos códigos e produtos gerados (Cui et al., 2025). No entanto, uma lacuna permanece na avaliação da eficácia de diferentes modelos de inteligência artificial na criação de APIs confiáveis e funcionais (Wu et al., 2024). Dado o crescimento da aplicação dessas tecnologias no desenvolvimento de software, torna-se essencial compreender de que forma as ferramentas disponíveis podem contribuir para a criação de aplicações específicas, identificando limitações, oportunidades de melhoria, pontos fortes e desafios.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Diante disso, este estudo propõe uma abordagem comparativa do desempenho de cinco modelos de inteligência artificial na geração de APIs para um simulador de investimentos. Ao término da pesquisa, espera-se que métricas e tendências sejam identificadas, contribuindo para o aprimoramento do uso da IA no desenvolvimento de software.</w:t>
      </w:r>
    </w:p>
    <w:p w:rsidR="00000000" w:rsidDel="00000000" w:rsidP="00000000" w:rsidRDefault="00000000" w:rsidRPr="00000000" w14:paraId="00000026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Metodologia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De acordo com Lakatos e Marconi (2021), a pesquisa experimental é caracterizada pelo controle de variáveis e pela observação de resultados quando se busca verificar relações de causa e efeito em ambientes controlados. Neste trabalho, adotou-se uma abordagem experimental e quantitativa, com o objetivo de comparar o desempenho de diferentes modelos de inteligência artificial na criação de APIs voltadas à simulação de investimentos. A pesquisa foi conduzida utilizando ferramentas tecnológicas específicas e métricas padronizadas para uma análise comparativa.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Os dados foram coletados de fontes externas, incluindo a API YFinance, que forneceu cotações históricas e dados financeiros do índice Ibovespa, e o site do Banco Central, para obtenção de índices de CDI diário. Esses dados foram organizados e armazenados em tabelas no banco de dados SQL Server, facilitando a manipulação e os cálculos necessários durante o experimento. </w:t>
      </w:r>
    </w:p>
    <w:p w:rsidR="00000000" w:rsidDel="00000000" w:rsidP="00000000" w:rsidRDefault="00000000" w:rsidRPr="00000000" w14:paraId="0000002B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Inicialmente, cinco modelos de inteligência artificial amplamente utilizados e reconhecidos em 2025 foram selecionados: Copilot, ChatGPT, DeepSeek, Gemini e Meta AI. Cada modelo foi empregado na geração de uma versão de backend de uma API, incorporando funcionalidades voltadas à importação e análise de dados financeiros, consulta a APIs externas, execução de cálculos de risco e retorno, e armazenamento das estratégias de investimento dos usuários.</w:t>
      </w:r>
    </w:p>
    <w:sdt>
      <w:sdtPr>
        <w:id w:val="1205826083"/>
        <w:tag w:val="goog_rdk_3"/>
      </w:sdtPr>
      <w:sdtContent>
        <w:p w:rsidR="00000000" w:rsidDel="00000000" w:rsidP="00000000" w:rsidRDefault="00000000" w:rsidRPr="00000000" w14:paraId="0000002C">
          <w:pPr>
            <w:spacing w:line="360" w:lineRule="auto"/>
            <w:ind w:firstLine="720"/>
            <w:rPr>
              <w:ins w:author="Anderson Garcia" w:id="0" w:date="2025-09-01T13:06:01Z"/>
            </w:rPr>
          </w:pPr>
          <w:r w:rsidDel="00000000" w:rsidR="00000000" w:rsidRPr="00000000">
            <w:rPr>
              <w:rtl w:val="0"/>
            </w:rPr>
            <w:t xml:space="preserve">Os códigos gerados por cada modelo foram desenvolvidos sob condições uniformes, empregando a linguagem Python e o framework </w:t>
          </w:r>
          <w:sdt>
            <w:sdtPr>
              <w:id w:val="1619558288"/>
              <w:tag w:val="goog_rdk_0"/>
            </w:sdtPr>
            <w:sdtContent>
              <w:commentRangeStart w:id="0"/>
            </w:sdtContent>
          </w:sdt>
          <w:r w:rsidDel="00000000" w:rsidR="00000000" w:rsidRPr="00000000">
            <w:rPr>
              <w:rtl w:val="0"/>
            </w:rPr>
            <w:t xml:space="preserve">FastAPI</w:t>
          </w:r>
          <w:commentRangeEnd w:id="0"/>
          <w:r w:rsidDel="00000000" w:rsidR="00000000" w:rsidRPr="00000000">
            <w:commentReference w:id="0"/>
          </w:r>
          <w:r w:rsidDel="00000000" w:rsidR="00000000" w:rsidRPr="00000000">
            <w:rPr>
              <w:rtl w:val="0"/>
            </w:rPr>
            <w:t xml:space="preserve">. O </w:t>
          </w:r>
          <w:sdt>
            <w:sdtPr>
              <w:id w:val="-971495151"/>
              <w:tag w:val="goog_rdk_1"/>
            </w:sdtPr>
            <w:sdtContent>
              <w:commentRangeStart w:id="1"/>
            </w:sdtContent>
          </w:sdt>
          <w:r w:rsidDel="00000000" w:rsidR="00000000" w:rsidRPr="00000000">
            <w:rPr>
              <w:rtl w:val="0"/>
            </w:rPr>
            <w:t xml:space="preserve">Docker </w:t>
          </w:r>
          <w:commentRangeEnd w:id="1"/>
          <w:r w:rsidDel="00000000" w:rsidR="00000000" w:rsidRPr="00000000">
            <w:commentReference w:id="1"/>
          </w:r>
          <w:r w:rsidDel="00000000" w:rsidR="00000000" w:rsidRPr="00000000">
            <w:rPr>
              <w:rtl w:val="0"/>
            </w:rPr>
            <w:t xml:space="preserve">foi utilizado na criação de ambientes de desenvolvimento consistentes, permitindo a virtualização de ferramentas, linguagens de programação e bancos de dados, como o SQL Server. Essa abordagem garantiu que todas as versões das APIs fossem implementadas em configurações semelhantes, viabilizando uma comparação justa entre os modelos. </w:t>
          </w:r>
          <w:sdt>
            <w:sdtPr>
              <w:id w:val="-1552797330"/>
              <w:tag w:val="goog_rdk_2"/>
            </w:sdtPr>
            <w:sdtContent>
              <w:ins w:author="Anderson Garcia" w:id="0" w:date="2025-09-01T13:06:01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2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A avaliação foi conduzida por meio do software </w:t>
      </w:r>
      <w:sdt>
        <w:sdtPr>
          <w:id w:val="-1488153031"/>
          <w:tag w:val="goog_rdk_4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SonarQube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, que forneceu métricas detalhadas, incluindo quantidade de bugs, vulnerabilidades, code smells, complexidade do código, desempenho, segurança e qualidade geral. Após a análise inicial das métricas, pequenos ajustes nos códigos gerados foram realizados, visando a correção de erros menores e a garantia da validade do experimento. Os dados coletados </w:t>
      </w:r>
      <w:sdt>
        <w:sdtPr>
          <w:id w:val="981267492"/>
          <w:tag w:val="goog_rdk_5"/>
        </w:sdtPr>
        <w:sdtContent>
          <w:ins w:author="Anderson Garcia" w:id="1" w:date="2025-09-01T13:06:22Z">
            <w:r w:rsidDel="00000000" w:rsidR="00000000" w:rsidRPr="00000000">
              <w:rPr>
                <w:rtl w:val="0"/>
              </w:rPr>
              <w:t xml:space="preserve">nas</w:t>
            </w:r>
          </w:ins>
        </w:sdtContent>
      </w:sdt>
      <w:sdt>
        <w:sdtPr>
          <w:id w:val="1907896717"/>
          <w:tag w:val="goog_rdk_6"/>
        </w:sdtPr>
        <w:sdtContent>
          <w:del w:author="Anderson Garcia" w:id="1" w:date="2025-09-01T13:06:22Z">
            <w:r w:rsidDel="00000000" w:rsidR="00000000" w:rsidRPr="00000000">
              <w:rPr>
                <w:rtl w:val="0"/>
              </w:rPr>
              <w:delText xml:space="preserve">pelas</w:delText>
            </w:r>
          </w:del>
        </w:sdtContent>
      </w:sdt>
      <w:r w:rsidDel="00000000" w:rsidR="00000000" w:rsidRPr="00000000">
        <w:rPr>
          <w:rtl w:val="0"/>
        </w:rPr>
        <w:t xml:space="preserve"> ferramentas de análise foram comparados quantitativamente, utilizando tabelas e gráficos para identificação de padrões de desempenho entre os diferentes modelos de inteligência artificial. A avaliação final buscou destacar os pontos fortes e as limitações de cada ferramenta no desenvolvimento de APIs, oferecendo insights claros sobre sua eficácia e impacto na criação de soluções confiáveis e otimizadas.</w:t>
      </w:r>
    </w:p>
    <w:p w:rsidR="00000000" w:rsidDel="00000000" w:rsidP="00000000" w:rsidRDefault="00000000" w:rsidRPr="00000000" w14:paraId="0000002E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desenvolvimento foi realizado a partir de prompts padronizados enviados aos modelos de IA. Esses comandos foram organizados por funcionalidade e encontram-se descritos no </w:t>
      </w:r>
      <w:r w:rsidDel="00000000" w:rsidR="00000000" w:rsidRPr="00000000">
        <w:rPr>
          <w:b w:val="1"/>
          <w:highlight w:val="white"/>
          <w:rtl w:val="0"/>
        </w:rPr>
        <w:t xml:space="preserve">Apêndice A</w:t>
      </w:r>
      <w:r w:rsidDel="00000000" w:rsidR="00000000" w:rsidRPr="00000000">
        <w:rPr>
          <w:highlight w:val="white"/>
          <w:rtl w:val="0"/>
        </w:rPr>
        <w:t xml:space="preserve">, com blocos separados para operações. Cada modelo recebeu os mesmos conjuntos de instruções, com o objetivo de garantir comparabilidade entre os códigos gerados.</w:t>
      </w:r>
      <w:sdt>
        <w:sdtPr>
          <w:id w:val="289754906"/>
          <w:tag w:val="goog_rdk_7"/>
        </w:sdtPr>
        <w:sdtContent>
          <w:ins w:author="Anderson Garcia" w:id="2" w:date="2025-09-01T12:38:44Z">
            <w:r w:rsidDel="00000000" w:rsidR="00000000" w:rsidRPr="00000000">
              <w:rPr>
                <w:highlight w:val="white"/>
                <w:rtl w:val="0"/>
              </w:rPr>
              <w:t xml:space="preserve"> </w:t>
            </w:r>
          </w:ins>
        </w:sdtContent>
      </w:sdt>
      <w:r w:rsidDel="00000000" w:rsidR="00000000" w:rsidRPr="00000000">
        <w:rPr>
          <w:highlight w:val="white"/>
          <w:rtl w:val="0"/>
        </w:rPr>
        <w:t xml:space="preserve">Foram criados dois containers em Docker</w:t>
      </w:r>
      <w:sdt>
        <w:sdtPr>
          <w:id w:val="-1676400490"/>
          <w:tag w:val="goog_rdk_8"/>
        </w:sdtPr>
        <w:sdtContent>
          <w:ins w:author="Anderson Garcia" w:id="3" w:date="2025-09-01T12:38:52Z">
            <w:r w:rsidDel="00000000" w:rsidR="00000000" w:rsidRPr="00000000">
              <w:rPr>
                <w:highlight w:val="white"/>
                <w:rtl w:val="0"/>
              </w:rPr>
              <w:t xml:space="preserve">,</w:t>
            </w:r>
          </w:ins>
        </w:sdtContent>
      </w:sdt>
      <w:r w:rsidDel="00000000" w:rsidR="00000000" w:rsidRPr="00000000">
        <w:rPr>
          <w:highlight w:val="white"/>
          <w:rtl w:val="0"/>
        </w:rPr>
        <w:t xml:space="preserve"> sendo um para o banco de dados e outro para a API criada pela inteligência artificial.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highlight w:val="white"/>
          <w:rtl w:val="0"/>
        </w:rPr>
        <w:tab/>
      </w:r>
      <w:sdt>
        <w:sdtPr>
          <w:id w:val="-815383784"/>
          <w:tag w:val="goog_rdk_9"/>
        </w:sdtPr>
        <w:sdtContent>
          <w:ins w:author="Anderson Garcia" w:id="4" w:date="2025-09-01T13:07:37Z"/>
          <w:sdt>
            <w:sdtPr>
              <w:id w:val="1419385249"/>
              <w:tag w:val="goog_rdk_10"/>
            </w:sdtPr>
            <w:sdtContent>
              <w:commentRangeStart w:id="3"/>
            </w:sdtContent>
          </w:sdt>
          <w:ins w:author="Anderson Garcia" w:id="4" w:date="2025-09-01T13:07:37Z">
            <w:sdt>
              <w:sdtPr>
                <w:id w:val="33911331"/>
                <w:tag w:val="goog_rdk_11"/>
              </w:sdtPr>
              <w:sdtContent>
                <w:commentRangeStart w:id="3"/>
              </w:sdtContent>
            </w:sdt>
            <w:commentRangeEnd w:id="3"/>
            <w:r w:rsidDel="00000000" w:rsidR="00000000" w:rsidRPr="00000000">
              <w:commentReference w:id="3"/>
            </w:r>
            <w:sdt>
              <w:sdtPr>
                <w:id w:val="222482439"/>
                <w:tag w:val="goog_rdk_12"/>
              </w:sdtPr>
              <w:sdtContent>
                <w:r w:rsidDel="00000000" w:rsidR="00000000" w:rsidRPr="00000000">
                  <w:rPr>
                    <w:b w:val="1"/>
                    <w:highlight w:val="white"/>
                    <w:rtl w:val="0"/>
                    <w:rPrChange w:author="Anderson Garcia" w:id="5" w:date="2025-09-01T13:07:37Z">
                      <w:rPr>
                        <w:highlight w:val="white"/>
                      </w:rPr>
                    </w:rPrChange>
                  </w:rPr>
                  <w:t xml:space="preserve">As datas de desenvolvimento foram as seguintes:</w:t>
                </w:r>
              </w:sdtContent>
            </w:sdt>
            <w:sdt>
              <w:sdtPr>
                <w:id w:val="-382580557"/>
                <w:tag w:val="goog_rdk_13"/>
              </w:sdtPr>
              <w:sdtContent>
                <w:r w:rsidDel="00000000" w:rsidR="00000000" w:rsidRPr="00000000">
                  <w:rPr>
                    <w:highlight w:val="white"/>
                    <w:rtl w:val="0"/>
                    <w:rPrChange w:author="Anderson Garcia" w:id="5" w:date="2025-09-01T13:07:37Z">
                      <w:rPr>
                        <w:highlight w:val="white"/>
                      </w:rPr>
                    </w:rPrChange>
                  </w:rPr>
                  <w:t xml:space="preserve"> ChatGPT (5/03/2025 a 15/03/2025); Copilot (23/03/2025 a 26/03/2025); DeepSeek (29/03/2025 a 31/03/2025); Gemini (03/04/2025 a 12/04/2025); MetaAI (14/04/2025 a 16/04/2025). A avaliação no SonarQube foi realizada em 30/04/2025.</w:t>
                </w:r>
              </w:sdtContent>
            </w:sdt>
          </w:ins>
        </w:sdtContent>
      </w:sdt>
      <w:sdt>
        <w:sdtPr>
          <w:id w:val="-1906098034"/>
          <w:tag w:val="goog_rdk_14"/>
        </w:sdtPr>
        <w:sdtContent>
          <w:del w:author="Anderson Garcia" w:id="4" w:date="2025-09-01T13:07:37Z"/>
          <w:sdt>
            <w:sdtPr>
              <w:id w:val="-1618061494"/>
              <w:tag w:val="goog_rdk_15"/>
            </w:sdtPr>
            <w:sdtContent>
              <w:del w:author="Anderson Garcia" w:id="4" w:date="2025-09-01T13:07:37Z">
                <w:r w:rsidDel="00000000" w:rsidR="00000000" w:rsidRPr="00000000">
                  <w:rPr>
                    <w:highlight w:val="white"/>
                    <w:rtl w:val="0"/>
                    <w:rPrChange w:author="Anderson Garcia" w:id="5" w:date="2025-09-01T13:07:37Z">
                      <w:rPr>
                        <w:highlight w:val="white"/>
                      </w:rPr>
                    </w:rPrChange>
                  </w:rPr>
                  <w:delText xml:space="preserve">As datas utilizadas para o desenvolvimento de cada projeto for</w:delText>
                </w:r>
              </w:del>
            </w:sdtContent>
          </w:sdt>
          <w:del w:author="Anderson Garcia" w:id="4" w:date="2025-09-01T13:07:37Z">
            <w:sdt>
              <w:sdtPr>
                <w:id w:val="-1595773035"/>
                <w:tag w:val="goog_rdk_16"/>
              </w:sdtPr>
              <w:sdtContent>
                <w:r w:rsidDel="00000000" w:rsidR="00000000" w:rsidRPr="00000000">
                  <w:rPr>
                    <w:highlight w:val="white"/>
                    <w:rtl w:val="0"/>
                    <w:rPrChange w:author="Anderson Garcia" w:id="5" w:date="2025-09-01T13:07:37Z">
                      <w:rPr>
                        <w:highlight w:val="white"/>
                      </w:rPr>
                    </w:rPrChange>
                  </w:rPr>
                  <w:delText xml:space="preserve">m</w:delText>
                </w:r>
              </w:sdtContent>
            </w:sdt>
            <w:sdt>
              <w:sdtPr>
                <w:id w:val="554221841"/>
                <w:tag w:val="goog_rdk_17"/>
              </w:sdtPr>
              <w:sdtContent>
                <w:r w:rsidDel="00000000" w:rsidR="00000000" w:rsidRPr="00000000">
                  <w:rPr>
                    <w:highlight w:val="white"/>
                    <w:rtl w:val="0"/>
                    <w:rPrChange w:author="Anderson Garcia" w:id="5" w:date="2025-09-01T13:07:37Z">
                      <w:rPr>
                        <w:highlight w:val="white"/>
                      </w:rPr>
                    </w:rPrChange>
                  </w:rPr>
                  <w:delText xml:space="preserve">a</w:delText>
                </w:r>
              </w:sdtContent>
            </w:sdt>
          </w:del>
        </w:sdtContent>
      </w:sdt>
      <w:sdt>
        <w:sdtPr>
          <w:id w:val="1767899311"/>
          <w:tag w:val="goog_rdk_18"/>
        </w:sdtPr>
        <w:sdtContent>
          <w:ins w:author="Anderson Garcia" w:id="6" w:date="2025-09-01T12:39:08Z">
            <w:sdt>
              <w:sdtPr>
                <w:id w:val="-2102594765"/>
                <w:tag w:val="goog_rdk_19"/>
              </w:sdtPr>
              <w:sdtContent>
                <w:del w:author="Anderson Garcia" w:id="4" w:date="2025-09-01T13:07:37Z"/>
              </w:sdtContent>
            </w:sdt>
          </w:ins>
          <w:sdt>
            <w:sdtPr>
              <w:id w:val="-1628809204"/>
              <w:tag w:val="goog_rdk_20"/>
            </w:sdtPr>
            <w:sdtContent>
              <w:ins w:author="Anderson Garcia" w:id="6" w:date="2025-09-01T12:39:08Z">
                <w:del w:author="Anderson Garcia" w:id="4" w:date="2025-09-01T13:07:37Z">
                  <w:r w:rsidDel="00000000" w:rsidR="00000000" w:rsidRPr="00000000">
                    <w:rPr>
                      <w:highlight w:val="white"/>
                      <w:rtl w:val="0"/>
                      <w:rPrChange w:author="Anderson Garcia" w:id="5" w:date="2025-09-01T13:07:37Z">
                        <w:rPr>
                          <w:highlight w:val="white"/>
                        </w:rPr>
                      </w:rPrChange>
                    </w:rPr>
                    <w:delText xml:space="preserve">m</w:delText>
                  </w:r>
                </w:del>
              </w:ins>
            </w:sdtContent>
          </w:sdt>
          <w:ins w:author="Anderson Garcia" w:id="6" w:date="2025-09-01T12:39:08Z">
            <w:del w:author="Anderson Garcia" w:id="4" w:date="2025-09-01T13:07:37Z"/>
          </w:ins>
        </w:sdtContent>
      </w:sdt>
      <w:sdt>
        <w:sdtPr>
          <w:id w:val="-1942033795"/>
          <w:tag w:val="goog_rdk_21"/>
        </w:sdtPr>
        <w:sdtContent>
          <w:del w:author="Anderson Garcia" w:id="4" w:date="2025-09-01T13:07:37Z"/>
          <w:sdt>
            <w:sdtPr>
              <w:id w:val="1583254622"/>
              <w:tag w:val="goog_rdk_22"/>
            </w:sdtPr>
            <w:sdtContent>
              <w:del w:author="Anderson Garcia" w:id="4" w:date="2025-09-01T13:07:37Z">
                <w:r w:rsidDel="00000000" w:rsidR="00000000" w:rsidRPr="00000000">
                  <w:rPr>
                    <w:highlight w:val="white"/>
                    <w:rtl w:val="0"/>
                    <w:rPrChange w:author="Anderson Garcia" w:id="5" w:date="2025-09-01T13:07:37Z">
                      <w:rPr>
                        <w:highlight w:val="white"/>
                      </w:rPr>
                    </w:rPrChange>
                  </w:rPr>
                  <w:delText xml:space="preserve">: ChatGPT início 5/03/2025 fim 15/03/2025, Copilot início 23/03/2025 fim 26/03/2025, DeepSeek início 29/03/2025 fim 31/03/2025, Gemini início 03/04/2025 fim 12/04/2025, MetaAI início 14/04/2025 fim 16/04/2025 e avaliação do Sonarqube foi feita no dia 30/04/2025</w:delText>
                </w:r>
              </w:del>
            </w:sdtContent>
          </w:sdt>
          <w:del w:author="Anderson Garcia" w:id="4" w:date="2025-09-01T13:07:37Z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e Discussão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Todos os requisitos foram cumpridos pelas cinco inteligências artificiais, resultando na criação de APIs funcionais. Todas as perguntas feitas no prompt exigiram explicações sobre a linguagem de programação utilizada, Python, o framework FastAPI e </w:t>
      </w:r>
      <w:sdt>
        <w:sdtPr>
          <w:id w:val="1835817039"/>
          <w:tag w:val="goog_rdk_23"/>
        </w:sdtPr>
        <w:sdtContent>
          <w:commentRangeStart w:id="4"/>
        </w:sdtContent>
      </w:sdt>
      <w:r w:rsidDel="00000000" w:rsidR="00000000" w:rsidRPr="00000000">
        <w:rPr>
          <w:highlight w:val="white"/>
          <w:rtl w:val="0"/>
        </w:rPr>
        <w:t xml:space="preserve">a arquitetura de software Clean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As principais dificuldades encontradas para tornar o código funcional estiveram relacionadas à integração entre containers no Docker, à criação de arquivos para debug no VSCode e, no que diz respeito ao código, ao acesso às APIs do Banco Central e do Yahoo Finance, que foi realizado de maneira satisfatória, exigindo apenas pequenos ajustes. As maiores dificuldades foram observadas nos cálculos do Beta, índice Sharpe, volatilidade e percentil, exigindo ajustes nos códigos para garantir a obtenção dos valores corretos.</w:t>
      </w:r>
    </w:p>
    <w:p w:rsidR="00000000" w:rsidDel="00000000" w:rsidP="00000000" w:rsidRDefault="00000000" w:rsidRPr="00000000" w14:paraId="00000035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 SonarQube, foram realizados testes abrangentes, incluindo a verificação de vulnerabilidades, </w:t>
      </w:r>
      <w:sdt>
        <w:sdtPr>
          <w:id w:val="377197307"/>
          <w:tag w:val="goog_rdk_24"/>
        </w:sdtPr>
        <w:sdtContent>
          <w:commentRangeStart w:id="5"/>
        </w:sdtContent>
      </w:sdt>
      <w:r w:rsidDel="00000000" w:rsidR="00000000" w:rsidRPr="00000000">
        <w:rPr>
          <w:highlight w:val="white"/>
          <w:rtl w:val="0"/>
        </w:rPr>
        <w:t xml:space="preserve">bugs, code smells (padrões de código), accepted issues (problemas reconhecidos, porém minoritários), duplicações, security hotspots (trechos de código que podem representar riscos à segurança), severidade dos bugs, tempo de manutenção, manutenibilidade e complexidade.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highlight w:val="white"/>
          <w:rtl w:val="0"/>
        </w:rPr>
        <w:t xml:space="preserve"> A seguir, serão apresentados os resultados detalhados.</w:t>
      </w:r>
    </w:p>
    <w:p w:rsidR="00000000" w:rsidDel="00000000" w:rsidP="00000000" w:rsidRDefault="00000000" w:rsidRPr="00000000" w14:paraId="00000036">
      <w:pPr>
        <w:spacing w:line="360" w:lineRule="auto"/>
        <w:ind w:firstLine="708"/>
        <w:rPr>
          <w:highlight w:val="white"/>
        </w:rPr>
      </w:pPr>
      <w:sdt>
        <w:sdtPr>
          <w:id w:val="1291532642"/>
          <w:tag w:val="goog_rdk_25"/>
        </w:sdtPr>
        <w:sdtContent>
          <w:commentRangeStart w:id="6"/>
        </w:sdtContent>
      </w:sdt>
      <w:r w:rsidDel="00000000" w:rsidR="00000000" w:rsidRPr="00000000">
        <w:rPr>
          <w:highlight w:val="white"/>
          <w:rtl w:val="0"/>
        </w:rPr>
        <w:t xml:space="preserve">Visão geral: Esta seção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highlight w:val="white"/>
          <w:rtl w:val="0"/>
        </w:rPr>
        <w:t xml:space="preserve"> apresentará a avaliação geral das cinco inteligências artificiais segundo o SonarQube. A análise </w:t>
      </w:r>
      <w:sdt>
        <w:sdtPr>
          <w:id w:val="995451462"/>
          <w:tag w:val="goog_rdk_26"/>
        </w:sdtPr>
        <w:sdtContent>
          <w:ins w:author="Anderson Garcia" w:id="7" w:date="2025-09-01T12:43:54Z">
            <w:r w:rsidDel="00000000" w:rsidR="00000000" w:rsidRPr="00000000">
              <w:rPr>
                <w:highlight w:val="white"/>
                <w:rtl w:val="0"/>
              </w:rPr>
              <w:t xml:space="preserve">teve</w:t>
            </w:r>
          </w:ins>
        </w:sdtContent>
      </w:sdt>
      <w:sdt>
        <w:sdtPr>
          <w:id w:val="-1781289394"/>
          <w:tag w:val="goog_rdk_27"/>
        </w:sdtPr>
        <w:sdtContent>
          <w:del w:author="Anderson Garcia" w:id="7" w:date="2025-09-01T12:43:54Z">
            <w:r w:rsidDel="00000000" w:rsidR="00000000" w:rsidRPr="00000000">
              <w:rPr>
                <w:highlight w:val="white"/>
                <w:rtl w:val="0"/>
              </w:rPr>
              <w:delText xml:space="preserve">terá </w:delText>
            </w:r>
          </w:del>
        </w:sdtContent>
      </w:sdt>
      <w:r w:rsidDel="00000000" w:rsidR="00000000" w:rsidRPr="00000000">
        <w:rPr>
          <w:highlight w:val="white"/>
          <w:rtl w:val="0"/>
        </w:rPr>
        <w:t xml:space="preserve">início pela verificação de vulnerabilidades, cujo objetivo é identificar possíveis falhas de segurança nos códigos gerados</w:t>
      </w:r>
    </w:p>
    <w:p w:rsidR="00000000" w:rsidDel="00000000" w:rsidP="00000000" w:rsidRDefault="00000000" w:rsidRPr="00000000" w14:paraId="00000037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1. Vulnerabilidades</w:t>
      </w:r>
    </w:p>
    <w:tbl>
      <w:tblPr>
        <w:tblStyle w:val="Table1"/>
        <w:tblW w:w="9070.000000000002" w:type="dxa"/>
        <w:jc w:val="left"/>
        <w:tblLayout w:type="fixed"/>
        <w:tblLook w:val="04A0"/>
      </w:tblPr>
      <w:tblGrid>
        <w:gridCol w:w="3126"/>
        <w:gridCol w:w="3303"/>
        <w:gridCol w:w="2641"/>
        <w:tblGridChange w:id="0">
          <w:tblGrid>
            <w:gridCol w:w="3126"/>
            <w:gridCol w:w="3303"/>
            <w:gridCol w:w="26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Número de vulnerabilidades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Avaliação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Ao avaliar as vulnerabilidades segundo o SonarQube, foi identificado que os modelos Gemini e MetaAI apresentaram duas vulnerabilidades, enquanto ChatGPT, Copilot e DeepSeek registraram apenas uma. Todas as inteligências artificiais receberam a avaliação "E", indicando que há ao menos uma vulnerabilidade bloqueadora, caracterizada como uma falha crítica capaz de comprometer a segurança do software.</w:t>
      </w:r>
    </w:p>
    <w:p w:rsidR="00000000" w:rsidDel="00000000" w:rsidP="00000000" w:rsidRDefault="00000000" w:rsidRPr="00000000" w14:paraId="00000051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seguida, será analisado o número de bugs gerados. Essa métrica tem como objetivo identificar possíveis falhas no código, que podem resultar em comportamento inesperado da aplicação, comprometimento da segurança e dificuldade na manutenção.</w:t>
      </w:r>
    </w:p>
    <w:p w:rsidR="00000000" w:rsidDel="00000000" w:rsidP="00000000" w:rsidRDefault="00000000" w:rsidRPr="00000000" w14:paraId="00000052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2. Bugs</w:t>
      </w:r>
    </w:p>
    <w:tbl>
      <w:tblPr>
        <w:tblStyle w:val="Table2"/>
        <w:tblW w:w="9070.000000000002" w:type="dxa"/>
        <w:jc w:val="left"/>
        <w:tblLayout w:type="fixed"/>
        <w:tblLook w:val="04A0"/>
      </w:tblPr>
      <w:tblGrid>
        <w:gridCol w:w="3126"/>
        <w:gridCol w:w="3303"/>
        <w:gridCol w:w="2641"/>
        <w:tblGridChange w:id="0">
          <w:tblGrid>
            <w:gridCol w:w="3126"/>
            <w:gridCol w:w="3303"/>
            <w:gridCol w:w="26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Número de bugs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Avaliação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C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 exceção do ChatGPT, nenhum bug foi gerado pelas demais inteligências artificiais, todas recebendo a avaliação A (zero bugs). O único bug identificado no código gerado pelo ChatGPT recebeu a avaliação "C", indicando a presença de falhas na confiabilidade, embora sem impacto na execução.</w:t>
      </w:r>
    </w:p>
    <w:p w:rsidR="00000000" w:rsidDel="00000000" w:rsidP="00000000" w:rsidRDefault="00000000" w:rsidRPr="00000000" w14:paraId="0000006B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seguida, será analisada a métrica “Code Smells”, que avalia possíveis problemas relacionados à manutenção e qualidade. Embora esses códigos não impeçam a execução do software, podem dificultar o processo de manutenção</w:t>
      </w:r>
    </w:p>
    <w:p w:rsidR="00000000" w:rsidDel="00000000" w:rsidP="00000000" w:rsidRDefault="00000000" w:rsidRPr="00000000" w14:paraId="0000006C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3. Code Smells</w:t>
      </w:r>
    </w:p>
    <w:tbl>
      <w:tblPr>
        <w:tblStyle w:val="Table3"/>
        <w:tblW w:w="9070.000000000002" w:type="dxa"/>
        <w:jc w:val="left"/>
        <w:tblLayout w:type="fixed"/>
        <w:tblLook w:val="04A0"/>
      </w:tblPr>
      <w:tblGrid>
        <w:gridCol w:w="3126"/>
        <w:gridCol w:w="3303"/>
        <w:gridCol w:w="2641"/>
        <w:tblGridChange w:id="0">
          <w:tblGrid>
            <w:gridCol w:w="3126"/>
            <w:gridCol w:w="3303"/>
            <w:gridCol w:w="26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Code Smells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Avaliação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Todas as inteligências artificiais receberam avaliação “A”, indicando que os códigos gerados estão bem estruturados e não apresentam problemas significativos de manutenção. Em relação à quantidade de code smells, a Meta AI apresentou o menor número (5), enquanto a DeepSeek registrou a maior quantidade (29). Isso sugere que o código gerado pela DeepSeek pode demandar mais ajustes ao longo do tempo em comparação com o da Meta AI, resultando em maior esforço de manutenção para os desenvolvedores, conforme será analisado nas avaliações futuras.</w:t>
      </w:r>
    </w:p>
    <w:p w:rsidR="00000000" w:rsidDel="00000000" w:rsidP="00000000" w:rsidRDefault="00000000" w:rsidRPr="00000000" w14:paraId="00000086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Nas métricas referentes a accepted issues (problemas reconhecidos, porém minoritários), duplicações e security hotspots (trechos de código que podem representar riscos à segurança), todas as inteligências artificiais apresentaram resultados satisfatórios, com zero ocorrências. A avaliação de segurança foi classificada como “A”, indicando que não foram identificados riscos significativos para a segurança da informação.</w:t>
      </w:r>
    </w:p>
    <w:p w:rsidR="00000000" w:rsidDel="00000000" w:rsidP="00000000" w:rsidRDefault="00000000" w:rsidRPr="00000000" w14:paraId="00000087">
      <w:pPr>
        <w:spacing w:line="360" w:lineRule="auto"/>
        <w:ind w:firstLine="708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O próximo passo avaliado foi a análise de severidade do código identificando o quão grave é cada severidade sendo: Blocker: Problemas críticos que podem causar falhas graves no software e serão priorizados no momento da correção. Critical: Problemas que representam riscos como, por exemplo, vulnerabilidades de segurança ou erros que comprometem a execução do software. Major: Problemas referentes a qualidade do código e podem diminuir a produtividade dos desenvolvedores. Minor: Problemas que não afetam o funcionamento do código, porém, podem ser melhorados. Info: Sugestões de melhoria. A partir dessas definições tive os seguintes resultados:</w:t>
      </w:r>
    </w:p>
    <w:p w:rsidR="00000000" w:rsidDel="00000000" w:rsidP="00000000" w:rsidRDefault="00000000" w:rsidRPr="00000000" w14:paraId="00000088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4. Severidade geral</w:t>
      </w:r>
    </w:p>
    <w:tbl>
      <w:tblPr>
        <w:tblStyle w:val="Table4"/>
        <w:tblW w:w="9135.0" w:type="dxa"/>
        <w:jc w:val="left"/>
        <w:tblLayout w:type="fixed"/>
        <w:tblLook w:val="04A0"/>
      </w:tblPr>
      <w:tblGrid>
        <w:gridCol w:w="4440"/>
        <w:gridCol w:w="4695"/>
        <w:tblGridChange w:id="0">
          <w:tblGrid>
            <w:gridCol w:w="4440"/>
            <w:gridCol w:w="4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everidades encontradas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5. Severidades Bloqueadoras (Blocker)</w:t>
      </w:r>
    </w:p>
    <w:tbl>
      <w:tblPr>
        <w:tblStyle w:val="Table5"/>
        <w:tblW w:w="9075.0" w:type="dxa"/>
        <w:jc w:val="left"/>
        <w:tblLayout w:type="fixed"/>
        <w:tblLook w:val="04A0"/>
      </w:tblPr>
      <w:tblGrid>
        <w:gridCol w:w="4410"/>
        <w:gridCol w:w="4665"/>
        <w:tblGridChange w:id="0">
          <w:tblGrid>
            <w:gridCol w:w="4410"/>
            <w:gridCol w:w="4665"/>
          </w:tblGrid>
        </w:tblGridChange>
      </w:tblGrid>
      <w:tr>
        <w:trPr>
          <w:cantSplit w:val="0"/>
          <w:trHeight w:val="94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everidades bloqueadoras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6. Severidades Críticas (Critical)</w:t>
      </w:r>
    </w:p>
    <w:tbl>
      <w:tblPr>
        <w:tblStyle w:val="Table6"/>
        <w:tblW w:w="9000.0" w:type="dxa"/>
        <w:jc w:val="left"/>
        <w:tblLayout w:type="fixed"/>
        <w:tblLook w:val="04A0"/>
      </w:tblPr>
      <w:tblGrid>
        <w:gridCol w:w="4380"/>
        <w:gridCol w:w="4620"/>
        <w:tblGridChange w:id="0">
          <w:tblGrid>
            <w:gridCol w:w="4380"/>
            <w:gridCol w:w="4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everidades críticas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7. Severidades principais (Majors)</w:t>
      </w:r>
    </w:p>
    <w:tbl>
      <w:tblPr>
        <w:tblStyle w:val="Table7"/>
        <w:tblW w:w="8985.0" w:type="dxa"/>
        <w:jc w:val="left"/>
        <w:tblLayout w:type="fixed"/>
        <w:tblLook w:val="04A0"/>
      </w:tblPr>
      <w:tblGrid>
        <w:gridCol w:w="4365"/>
        <w:gridCol w:w="4620"/>
        <w:tblGridChange w:id="0">
          <w:tblGrid>
            <w:gridCol w:w="4365"/>
            <w:gridCol w:w="4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everidades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opilot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etaAI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hatGPT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eepSeek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8. Severidades secundárias (Minors)</w:t>
      </w:r>
    </w:p>
    <w:tbl>
      <w:tblPr>
        <w:tblStyle w:val="Table8"/>
        <w:tblW w:w="9000.0" w:type="dxa"/>
        <w:jc w:val="left"/>
        <w:tblLayout w:type="fixed"/>
        <w:tblLook w:val="04A0"/>
      </w:tblPr>
      <w:tblGrid>
        <w:gridCol w:w="4380"/>
        <w:gridCol w:w="4620"/>
        <w:tblGridChange w:id="0">
          <w:tblGrid>
            <w:gridCol w:w="4380"/>
            <w:gridCol w:w="4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everidades </w:t>
            </w: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secundárias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etaAI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opilot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eepSeek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hatGPT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line="360" w:lineRule="auto"/>
        <w:ind w:firstLine="708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Nenhuma das cinco inteligências artificiais apresentou severidade do tipo "info".</w:t>
      </w:r>
    </w:p>
    <w:p w:rsidR="00000000" w:rsidDel="00000000" w:rsidP="00000000" w:rsidRDefault="00000000" w:rsidRPr="00000000" w14:paraId="000000E0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 análise do ranking geral das severidades, o menor número de ocorrências foi registrado pela MetaAI, enquanto a DeepSeek apresentou a maior quantidade, com mais de quatro vezes o volume identificado na MetaAI. Apesar de a MetaAI e o Gemini terem gerado menos severidades, ambos registraram duas ocorrências cada em comparação às demais inteligências artificiais.</w:t>
      </w:r>
    </w:p>
    <w:p w:rsidR="00000000" w:rsidDel="00000000" w:rsidP="00000000" w:rsidRDefault="00000000" w:rsidRPr="00000000" w14:paraId="000000E1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 relação às severidades críticas, nenhuma ocorrência foi identificada na MetaAI e no ChatGPT, enquanto a DeepSeek apresentou nove registros. Quanto às severidades principais, o Copilot foi a ferramenta com o menor número de ocorrências, totalizando três, enquanto a DeepSeek apresentou a maior quantidade, com treze registros.</w:t>
      </w:r>
    </w:p>
    <w:p w:rsidR="00000000" w:rsidDel="00000000" w:rsidP="00000000" w:rsidRDefault="00000000" w:rsidRPr="00000000" w14:paraId="000000E2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Nas severidades secundárias, a menor quantidade foi registrada pela MetaAI, com apenas uma ocorrência, enquanto o ChatGPT apresentou doze.</w:t>
      </w:r>
    </w:p>
    <w:p w:rsidR="00000000" w:rsidDel="00000000" w:rsidP="00000000" w:rsidRDefault="00000000" w:rsidRPr="00000000" w14:paraId="000000E3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próximo aspecto analisado será o tempo estimado para a correção das severidades, considerando o tempo total, as falhas de segurança, a confiabilidade e a manutenção</w:t>
      </w:r>
    </w:p>
    <w:p w:rsidR="00000000" w:rsidDel="00000000" w:rsidP="00000000" w:rsidRDefault="00000000" w:rsidRPr="00000000" w14:paraId="000000E4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9. Tempo total</w:t>
      </w:r>
    </w:p>
    <w:tbl>
      <w:tblPr>
        <w:tblStyle w:val="Table9"/>
        <w:tblW w:w="9075.0" w:type="dxa"/>
        <w:jc w:val="left"/>
        <w:tblLayout w:type="fixed"/>
        <w:tblLook w:val="04A0"/>
      </w:tblPr>
      <w:tblGrid>
        <w:gridCol w:w="4410"/>
        <w:gridCol w:w="4665"/>
        <w:tblGridChange w:id="0">
          <w:tblGrid>
            <w:gridCol w:w="4410"/>
            <w:gridCol w:w="4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Tempo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opilot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1h14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etaAI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2h07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hatGPT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2h27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emini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03h45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04h30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10. Tempo para corrigir bugs de segurança</w:t>
      </w:r>
    </w:p>
    <w:tbl>
      <w:tblPr>
        <w:tblStyle w:val="Table10"/>
        <w:tblW w:w="9315.0" w:type="dxa"/>
        <w:jc w:val="left"/>
        <w:tblLayout w:type="fixed"/>
        <w:tblLook w:val="04A0"/>
      </w:tblPr>
      <w:tblGrid>
        <w:gridCol w:w="4530"/>
        <w:gridCol w:w="4785"/>
        <w:tblGridChange w:id="0">
          <w:tblGrid>
            <w:gridCol w:w="4530"/>
            <w:gridCol w:w="4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Tempo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01h00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01h00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11. Tempo para corrigir bugs de confiabilidade</w:t>
      </w:r>
    </w:p>
    <w:tbl>
      <w:tblPr>
        <w:tblStyle w:val="Table11"/>
        <w:tblW w:w="9180.0" w:type="dxa"/>
        <w:jc w:val="left"/>
        <w:tblLayout w:type="fixed"/>
        <w:tblLook w:val="04A0"/>
      </w:tblPr>
      <w:tblGrid>
        <w:gridCol w:w="4455"/>
        <w:gridCol w:w="4725"/>
        <w:tblGridChange w:id="0">
          <w:tblGrid>
            <w:gridCol w:w="4455"/>
            <w:gridCol w:w="47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Tempo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00h10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12. Tempo para corrigir bugs de manutenção</w:t>
      </w:r>
    </w:p>
    <w:tbl>
      <w:tblPr>
        <w:tblStyle w:val="Table12"/>
        <w:tblW w:w="9150.0" w:type="dxa"/>
        <w:jc w:val="left"/>
        <w:tblLayout w:type="fixed"/>
        <w:tblLook w:val="04A0"/>
      </w:tblPr>
      <w:tblGrid>
        <w:gridCol w:w="4440"/>
        <w:gridCol w:w="4710"/>
        <w:tblGridChange w:id="0">
          <w:tblGrid>
            <w:gridCol w:w="4440"/>
            <w:gridCol w:w="4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Tempo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00h44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01h07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01h47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02h45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04h00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menor tempo necessário para ajustes no código foi registrado no Copilot, com uma duração de uma hora e quatorze minutos, enquanto o maior tempo foi observado no DeepSeek, totalizando quatro horas e trinta minutos.</w:t>
      </w:r>
    </w:p>
    <w:p w:rsidR="00000000" w:rsidDel="00000000" w:rsidP="00000000" w:rsidRDefault="00000000" w:rsidRPr="00000000" w14:paraId="00000129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 análise da capacidade de manutenção, o SonarQube apresentou os seguintes dados: índice de dívida técnica (Debt Ratio), métrica utilizada para dimensionar a dívida técnica. Quanto maior esse índice, maior será o tempo necessário para a correção de bugs. Além disso, foram avaliadas a quantidade de linhas de código, funções, classes e arquivos gerados.</w:t>
      </w:r>
    </w:p>
    <w:p w:rsidR="00000000" w:rsidDel="00000000" w:rsidP="00000000" w:rsidRDefault="00000000" w:rsidRPr="00000000" w14:paraId="0000012A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13. Índice de dívida técnica</w:t>
      </w:r>
    </w:p>
    <w:tbl>
      <w:tblPr>
        <w:tblStyle w:val="Table13"/>
        <w:tblW w:w="9090.0" w:type="dxa"/>
        <w:jc w:val="left"/>
        <w:tblLayout w:type="fixed"/>
        <w:tblLook w:val="04A0"/>
      </w:tblPr>
      <w:tblGrid>
        <w:gridCol w:w="4425"/>
        <w:gridCol w:w="4665"/>
        <w:tblGridChange w:id="0">
          <w:tblGrid>
            <w:gridCol w:w="4425"/>
            <w:gridCol w:w="4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Í</w:t>
            </w: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ndice de dívida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14. Linhas de código</w:t>
      </w:r>
    </w:p>
    <w:tbl>
      <w:tblPr>
        <w:tblStyle w:val="Table14"/>
        <w:tblW w:w="9030.0" w:type="dxa"/>
        <w:jc w:val="left"/>
        <w:tblLayout w:type="fixed"/>
        <w:tblLook w:val="04A0"/>
      </w:tblPr>
      <w:tblGrid>
        <w:gridCol w:w="4395"/>
        <w:gridCol w:w="4635"/>
        <w:tblGridChange w:id="0">
          <w:tblGrid>
            <w:gridCol w:w="4395"/>
            <w:gridCol w:w="4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Linhas de código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826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867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1272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15. Funções</w:t>
      </w:r>
    </w:p>
    <w:tbl>
      <w:tblPr>
        <w:tblStyle w:val="Table15"/>
        <w:tblW w:w="9015.0" w:type="dxa"/>
        <w:jc w:val="left"/>
        <w:tblLayout w:type="fixed"/>
        <w:tblLook w:val="04A0"/>
      </w:tblPr>
      <w:tblGrid>
        <w:gridCol w:w="4380"/>
        <w:gridCol w:w="4635"/>
        <w:tblGridChange w:id="0">
          <w:tblGrid>
            <w:gridCol w:w="4380"/>
            <w:gridCol w:w="4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Funções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105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16. Classes</w:t>
      </w:r>
    </w:p>
    <w:tbl>
      <w:tblPr>
        <w:tblStyle w:val="Table16"/>
        <w:tblW w:w="9075.0" w:type="dxa"/>
        <w:jc w:val="left"/>
        <w:tblLayout w:type="fixed"/>
        <w:tblLook w:val="04A0"/>
      </w:tblPr>
      <w:tblGrid>
        <w:gridCol w:w="4410"/>
        <w:gridCol w:w="4665"/>
        <w:tblGridChange w:id="0">
          <w:tblGrid>
            <w:gridCol w:w="4410"/>
            <w:gridCol w:w="4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Classes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22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17. Arquivos</w:t>
      </w:r>
    </w:p>
    <w:tbl>
      <w:tblPr>
        <w:tblStyle w:val="Table17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Arquivos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34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menor número de linhas e classes foi gerado pela MetaAI, enquanto a menor quantidade de funções e arquivos foi registrada pelo Copilot. Embora o ChatGPT tenha ocupado a terceira posição em relação ao total de linhas de código geradas, foi o modelo que apresentou a maior quantidade de funções, classes e arquivos.</w:t>
      </w:r>
    </w:p>
    <w:p w:rsidR="00000000" w:rsidDel="00000000" w:rsidP="00000000" w:rsidRDefault="00000000" w:rsidRPr="00000000" w14:paraId="0000017C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Para a conclusão da análise, são considerados os indicadores de complexidade, incluindo a complexidade ciclomática e a complexidade cognitiva. A complexidade ciclomática é uma métrica utilizada para medir a complexidade de um programa com base no número de caminhos independentes que podem ser percorridos no código. Quanto maior esse índice, mais difícil pode ser a realização de testes, manutenção e depuração do código. Já a complexidade cognitiva é empregada para avaliar a dificuldade de compreensão do código. Um índice elevado nessa métrica pode aumentar o risco de erros e dificultar os processos de revisão e refatoração.</w:t>
      </w:r>
    </w:p>
    <w:p w:rsidR="00000000" w:rsidDel="00000000" w:rsidP="00000000" w:rsidRDefault="00000000" w:rsidRPr="00000000" w14:paraId="0000017D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18. Complexidade ciclomática</w:t>
      </w:r>
    </w:p>
    <w:tbl>
      <w:tblPr>
        <w:tblStyle w:val="Table18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Complexidade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182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182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19. Complexidade cognitiva</w:t>
      </w:r>
    </w:p>
    <w:tbl>
      <w:tblPr>
        <w:tblStyle w:val="Table19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Complexidade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87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144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Os códigos menos complexos nas duas categorias foram gerados pela MetaAI, enquanto DeepSeek e Gemini apresentaram maior complexidade em ambas as métricas.</w:t>
      </w:r>
    </w:p>
    <w:p w:rsidR="00000000" w:rsidDel="00000000" w:rsidP="00000000" w:rsidRDefault="00000000" w:rsidRPr="00000000" w14:paraId="000001A4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próximo passo será analisar todas as IAs nos seguintes tópicos: Geral, criar um ranking com a somatória de todas análises em seguida criarei um ranking de visão geral, code smells, vulnerabilidade, severidade, tempo, manutenção e complexidade. Para criar a pontuação de cada ranking pretendo atribuir cinco pontos para IA que ficar em primeiro lugar, quatro no segundo, três no terceiro, dois no quarto e um para o quinto lugar, por fim farei uma análise dos pontos positivos e negativos de IA.</w:t>
      </w:r>
    </w:p>
    <w:p w:rsidR="00000000" w:rsidDel="00000000" w:rsidP="00000000" w:rsidRDefault="00000000" w:rsidRPr="00000000" w14:paraId="000001A5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Considerações Finais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ind w:firstLine="708"/>
        <w:rPr/>
      </w:pPr>
      <w:bookmarkStart w:colFirst="0" w:colLast="0" w:name="_heading=h.sa2uk5wpaj1c" w:id="1"/>
      <w:bookmarkEnd w:id="1"/>
      <w:r w:rsidDel="00000000" w:rsidR="00000000" w:rsidRPr="00000000">
        <w:rPr>
          <w:rtl w:val="0"/>
        </w:rPr>
        <w:t xml:space="preserve">Como mencionado na seção de resultados e discussões foram criados alguns rankings para verificar eficácia das IAs de maneira geral e em pontos específicos sendo:</w:t>
      </w:r>
    </w:p>
    <w:p w:rsidR="00000000" w:rsidDel="00000000" w:rsidP="00000000" w:rsidRDefault="00000000" w:rsidRPr="00000000" w14:paraId="000001BB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20. Ranking geral</w:t>
      </w:r>
    </w:p>
    <w:tbl>
      <w:tblPr>
        <w:tblStyle w:val="Table20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59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58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21. Vulnerabilidades</w:t>
      </w:r>
    </w:p>
    <w:tbl>
      <w:tblPr>
        <w:tblStyle w:val="Table21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 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 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D8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22. Code Smells</w:t>
      </w:r>
    </w:p>
    <w:tbl>
      <w:tblPr>
        <w:tblStyle w:val="Table22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 </w:t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 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 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23. Severidades</w:t>
      </w:r>
    </w:p>
    <w:tbl>
      <w:tblPr>
        <w:tblStyle w:val="Table23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 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 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 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24. Tempo</w:t>
      </w:r>
    </w:p>
    <w:tbl>
      <w:tblPr>
        <w:tblStyle w:val="Table24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 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 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 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11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25. Manutenção</w:t>
      </w:r>
    </w:p>
    <w:tbl>
      <w:tblPr>
        <w:tblStyle w:val="Table25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 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 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 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360" w:lineRule="auto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Tabela 26. Complexidade</w:t>
      </w:r>
    </w:p>
    <w:tbl>
      <w:tblPr>
        <w:tblStyle w:val="Table26"/>
        <w:tblW w:w="9105.0" w:type="dxa"/>
        <w:jc w:val="left"/>
        <w:tblLayout w:type="fixed"/>
        <w:tblLook w:val="04A0"/>
      </w:tblPr>
      <w:tblGrid>
        <w:gridCol w:w="4425"/>
        <w:gridCol w:w="4680"/>
        <w:tblGridChange w:id="0">
          <w:tblGrid>
            <w:gridCol w:w="442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rtl w:val="0"/>
              </w:rPr>
              <w:t xml:space="preserve">Inteligência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MetaAI 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Copilot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ChatGPT 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DeepSeek 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spacing w:line="360" w:lineRule="auto"/>
              <w:jc w:val="center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line="360" w:lineRule="auto"/>
              <w:jc w:val="center"/>
              <w:rPr>
                <w:color w:val="000000"/>
                <w:highlight w:val="white"/>
              </w:rPr>
            </w:pP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2D">
            <w:pPr>
              <w:spacing w:line="360" w:lineRule="auto"/>
              <w:jc w:val="left"/>
              <w:rPr>
                <w:rFonts w:ascii="Arial" w:cs="Arial" w:eastAsia="Arial" w:hAnsi="Arial"/>
                <w:i w:val="0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z w:val="22"/>
                <w:szCs w:val="22"/>
                <w:highlight w:val="white"/>
                <w:rtl w:val="0"/>
              </w:rPr>
              <w:t xml:space="preserve">Fonte: Resultados originais da pesquisa (2025)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Se considerarmos o ranking geral os primeiros foram Copiltot e MetaAI com pontuações igual ou maior que noventa pontos, considerando os rankings específicos o Copilot e MetaAI ficaram em primeiro lugar em três categorias cada um e em segundo lugar em cinco categorias a única exceção foi para a classificação de vulnerabilidades em que o DeepSeek empatou com o Copilot, em relação a Gemini, ChatGPT e DeepSeek as três se alternaram entre as últimas posições.</w:t>
      </w:r>
    </w:p>
    <w:p w:rsidR="00000000" w:rsidDel="00000000" w:rsidP="00000000" w:rsidRDefault="00000000" w:rsidRPr="00000000" w14:paraId="00000231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De uma forma prática a IA que se mostrou mais bem sucedida nos testes foi o Copilot ela está integrada em várias soluções da Microsoft como por exemplo as versões recentes do Windows, o Teams e o Github Copilot integrado com o Visual Studio (IDE para desenvolvimento de software da Microsoft), o resultado bem sucedido do Copilot não significa que as outras IAs não cumpram o seu papel de facilitar o desenvolvimento de software, como foi mencionado na seção de resultados todas as IAs cumpriram com os requisitos mínimos para que o software proposto funcionasse, devemos considerar os algoritmos que treinam as IAs estão em atualização constante ou seja o teste realizado no período de desenvolvimento deste trabalho pode apresentar diferenças considerando o avanço dos algoritmos das IAs.</w:t>
      </w:r>
    </w:p>
    <w:p w:rsidR="00000000" w:rsidDel="00000000" w:rsidP="00000000" w:rsidRDefault="00000000" w:rsidRPr="00000000" w14:paraId="00000232">
      <w:pPr>
        <w:spacing w:line="360" w:lineRule="auto"/>
        <w:rPr/>
      </w:pPr>
      <w:r w:rsidDel="00000000" w:rsidR="00000000" w:rsidRPr="00000000">
        <w:rPr>
          <w:rtl w:val="0"/>
        </w:rPr>
        <w:tab/>
        <w:t xml:space="preserve">O desenvolvimento das cinco versões encontrou alguns problemas em relação a otimização de códigos, posso citar dois exemplos o primeiro em relação a consulta de dados, quando foi solicitado para que a consulta fosse feita todas as IAs sugeriram usar o ORM SQLAlchemy do Python, utilizar ORM pode facilitar a escrita e leitura de dados porém em caso de consulta de grande volume de dados como, por exemplo, consultar o histórico da taxa de juros ou o histórico diário dos últimos três referente à uma ação a API pode ficar lenta e para resolver esse problema precisaremos fazer a consulta via query nativa, para fazer essa consulta precisei especificar para todas as IAs que a consulta deveria ser feita em query nativa, outro ponto de atenção foi o acesso a APIs externas como a consulta de taxa de juros na API do Banco Central e a utilização da API Yahoo Finance, quando foi solicitado para as IAs criarem um design pattern do tipo Adapter as IAs criaram apenas um método genérico para consulta o que tornaria a manutenção futura do acesso as APIs mais difícil.</w:t>
      </w:r>
    </w:p>
    <w:p w:rsidR="00000000" w:rsidDel="00000000" w:rsidP="00000000" w:rsidRDefault="00000000" w:rsidRPr="00000000" w14:paraId="000002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360" w:lineRule="auto"/>
        <w:rPr>
          <w:b w:val="1"/>
        </w:rPr>
      </w:pPr>
      <w:bookmarkStart w:colFirst="0" w:colLast="0" w:name="_heading=h.o71svytvjozy" w:id="2"/>
      <w:bookmarkEnd w:id="2"/>
      <w:r w:rsidDel="00000000" w:rsidR="00000000" w:rsidRPr="00000000">
        <w:rPr>
          <w:b w:val="1"/>
          <w:rtl w:val="0"/>
        </w:rPr>
        <w:t xml:space="preserve">Referências</w:t>
      </w:r>
    </w:p>
    <w:p w:rsidR="00000000" w:rsidDel="00000000" w:rsidP="00000000" w:rsidRDefault="00000000" w:rsidRPr="00000000" w14:paraId="0000023D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Ignácio, A.C.; Oliveira, L.S.; Francez, M.P.M.; Eficiência do Uso da Inteligência Artificial no Desenvolvimento de Software. Março 2024.</w:t>
      </w:r>
    </w:p>
    <w:p w:rsidR="00000000" w:rsidDel="00000000" w:rsidP="00000000" w:rsidRDefault="00000000" w:rsidRPr="00000000" w14:paraId="0000023F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Carvalho, A.C.P.L.F.; Inteligência Artificial: riscos, benefícios e uso responsável. Abril 2021.</w:t>
      </w:r>
    </w:p>
    <w:p w:rsidR="00000000" w:rsidDel="00000000" w:rsidP="00000000" w:rsidRDefault="00000000" w:rsidRPr="00000000" w14:paraId="00000240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Brandão, R.; Inteligência Artificial, trabalho e produtividade. Novembro 2020.</w:t>
      </w:r>
    </w:p>
    <w:p w:rsidR="00000000" w:rsidDel="00000000" w:rsidP="00000000" w:rsidRDefault="00000000" w:rsidRPr="00000000" w14:paraId="00000241">
      <w:pPr>
        <w:spacing w:line="360" w:lineRule="auto"/>
        <w:ind w:firstLine="708"/>
        <w:rPr/>
      </w:pPr>
      <w:r w:rsidDel="00000000" w:rsidR="00000000" w:rsidRPr="00000000">
        <w:rPr>
          <w:rtl w:val="0"/>
        </w:rPr>
        <w:t xml:space="preserve">DataReportal. 2025. Digital 2025: AI Making Gains. Disponível em: https://datareportal.com/reports/digital-2025-sub-section-ai-making-gains?utm_source=chatgpt.com. Acesso em: 30/05/2025.</w:t>
      </w:r>
    </w:p>
    <w:p w:rsidR="00000000" w:rsidDel="00000000" w:rsidP="00000000" w:rsidRDefault="00000000" w:rsidRPr="00000000" w14:paraId="0000024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Peng, S.; Eirini, K.; Cihon, Peter.;Demirer. M; The Impact of AI on Developer Productivity: Evidence from GitHub Copilot. Fevereiro 2023.</w:t>
      </w:r>
    </w:p>
    <w:p w:rsidR="00000000" w:rsidDel="00000000" w:rsidP="00000000" w:rsidRDefault="00000000" w:rsidRPr="00000000" w14:paraId="0000024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Cui, K.Z.; Demirer, M.; Jaffe, S.; Musolff, L.; Peng, S.; Salz, T. The Effects of Generative AI on High-Skilled Work: Evidence from Three Field Experiments with Software Developers*. Fevereiro 2025.</w:t>
      </w:r>
    </w:p>
    <w:p w:rsidR="00000000" w:rsidDel="00000000" w:rsidP="00000000" w:rsidRDefault="00000000" w:rsidRPr="00000000" w14:paraId="0000024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Wu, Y.; He, P.; Wang, Z.; Wang, S.; Tian, Y.; Chen, T.H.P.; A Comprehensive Framework for Evaluating API-oriented Code Generation in Large Language Models. Setembro 2024.</w:t>
      </w:r>
    </w:p>
    <w:p w:rsidR="00000000" w:rsidDel="00000000" w:rsidP="00000000" w:rsidRDefault="00000000" w:rsidRPr="00000000" w14:paraId="00000245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Marconi, M.A.; Lakatos, E.M. 2025. Técnicas de pesquisa. 9ed. Atlas, São Paulo, SP, Brasil.</w:t>
      </w:r>
    </w:p>
    <w:p w:rsidR="00000000" w:rsidDel="00000000" w:rsidP="00000000" w:rsidRDefault="00000000" w:rsidRPr="00000000" w14:paraId="0000024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Apêndice A – Prompts utilizados no desenvolvimento das APIs</w:t>
      </w:r>
    </w:p>
    <w:p w:rsidR="00000000" w:rsidDel="00000000" w:rsidP="00000000" w:rsidRDefault="00000000" w:rsidRPr="00000000" w14:paraId="00000248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24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A seguir constam os prompts usados para a criação dos códigos utilizados no trabalho, os prompts foram divididos de acordo com a finalidade sendo: informações preliminares, importação de dados sobre as ações, consulta de dados sobre as ações, consumir dados de APIs externas e cálculo de índices.</w:t>
      </w:r>
    </w:p>
    <w:p w:rsidR="00000000" w:rsidDel="00000000" w:rsidP="00000000" w:rsidRDefault="00000000" w:rsidRPr="00000000" w14:paraId="0000024A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24B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1- Informações preliminares</w:t>
      </w:r>
    </w:p>
    <w:p w:rsidR="00000000" w:rsidDel="00000000" w:rsidP="00000000" w:rsidRDefault="00000000" w:rsidRPr="00000000" w14:paraId="000002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Considerando a seguinte arquitetura clean</w:t>
      </w:r>
    </w:p>
    <w:p w:rsidR="00000000" w:rsidDel="00000000" w:rsidP="00000000" w:rsidRDefault="00000000" w:rsidRPr="00000000" w14:paraId="0000024E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/app</w:t>
      </w:r>
    </w:p>
    <w:p w:rsidR="00000000" w:rsidDel="00000000" w:rsidP="00000000" w:rsidRDefault="00000000" w:rsidRPr="00000000" w14:paraId="0000025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/core</w:t>
      </w:r>
    </w:p>
    <w:p w:rsidR="00000000" w:rsidDel="00000000" w:rsidP="00000000" w:rsidRDefault="00000000" w:rsidRPr="00000000" w14:paraId="0000025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/domain</w:t>
      </w:r>
    </w:p>
    <w:p w:rsidR="00000000" w:rsidDel="00000000" w:rsidP="00000000" w:rsidRDefault="00000000" w:rsidRPr="00000000" w14:paraId="0000025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/models</w:t>
      </w:r>
    </w:p>
    <w:p w:rsidR="00000000" w:rsidDel="00000000" w:rsidP="00000000" w:rsidRDefault="00000000" w:rsidRPr="00000000" w14:paraId="0000025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/repositories</w:t>
      </w:r>
    </w:p>
    <w:p w:rsidR="00000000" w:rsidDel="00000000" w:rsidP="00000000" w:rsidRDefault="00000000" w:rsidRPr="00000000" w14:paraId="0000025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/services</w:t>
      </w:r>
    </w:p>
    <w:p w:rsidR="00000000" w:rsidDel="00000000" w:rsidP="00000000" w:rsidRDefault="00000000" w:rsidRPr="00000000" w14:paraId="0000025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/application</w:t>
      </w:r>
    </w:p>
    <w:p w:rsidR="00000000" w:rsidDel="00000000" w:rsidP="00000000" w:rsidRDefault="00000000" w:rsidRPr="00000000" w14:paraId="0000025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/interfaces</w:t>
      </w:r>
    </w:p>
    <w:p w:rsidR="00000000" w:rsidDel="00000000" w:rsidP="00000000" w:rsidRDefault="00000000" w:rsidRPr="00000000" w14:paraId="0000025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/use_cases</w:t>
      </w:r>
    </w:p>
    <w:p w:rsidR="00000000" w:rsidDel="00000000" w:rsidP="00000000" w:rsidRDefault="00000000" w:rsidRPr="00000000" w14:paraId="0000025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/infrastructure</w:t>
      </w:r>
    </w:p>
    <w:p w:rsidR="00000000" w:rsidDel="00000000" w:rsidP="00000000" w:rsidRDefault="00000000" w:rsidRPr="00000000" w14:paraId="0000025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/database</w:t>
      </w:r>
    </w:p>
    <w:p w:rsidR="00000000" w:rsidDel="00000000" w:rsidP="00000000" w:rsidRDefault="00000000" w:rsidRPr="00000000" w14:paraId="0000025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/repositories</w:t>
      </w:r>
    </w:p>
    <w:p w:rsidR="00000000" w:rsidDel="00000000" w:rsidP="00000000" w:rsidRDefault="00000000" w:rsidRPr="00000000" w14:paraId="0000025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/api</w:t>
      </w:r>
    </w:p>
    <w:p w:rsidR="00000000" w:rsidDel="00000000" w:rsidP="00000000" w:rsidRDefault="00000000" w:rsidRPr="00000000" w14:paraId="0000025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/v1</w:t>
      </w:r>
    </w:p>
    <w:p w:rsidR="00000000" w:rsidDel="00000000" w:rsidP="00000000" w:rsidRDefault="00000000" w:rsidRPr="00000000" w14:paraId="0000025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/tests</w:t>
      </w:r>
    </w:p>
    <w:p w:rsidR="00000000" w:rsidDel="00000000" w:rsidP="00000000" w:rsidRDefault="00000000" w:rsidRPr="00000000" w14:paraId="0000025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main.py</w:t>
      </w:r>
    </w:p>
    <w:p w:rsidR="00000000" w:rsidDel="00000000" w:rsidP="00000000" w:rsidRDefault="00000000" w:rsidRPr="00000000" w14:paraId="0000025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requirements.txt</w:t>
      </w:r>
    </w:p>
    <w:p w:rsidR="00000000" w:rsidDel="00000000" w:rsidP="00000000" w:rsidRDefault="00000000" w:rsidRPr="00000000" w14:paraId="0000026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Dockerfile</w:t>
      </w:r>
    </w:p>
    <w:p w:rsidR="00000000" w:rsidDel="00000000" w:rsidP="00000000" w:rsidRDefault="00000000" w:rsidRPr="00000000" w14:paraId="0000026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.env</w:t>
      </w:r>
    </w:p>
    <w:p w:rsidR="00000000" w:rsidDel="00000000" w:rsidP="00000000" w:rsidRDefault="00000000" w:rsidRPr="00000000" w14:paraId="00000262">
      <w:pPr>
        <w:spacing w:line="240" w:lineRule="auto"/>
        <w:ind w:left="2987" w:firstLine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README.md</w:t>
      </w:r>
    </w:p>
    <w:p w:rsidR="00000000" w:rsidDel="00000000" w:rsidP="00000000" w:rsidRDefault="00000000" w:rsidRPr="00000000" w14:paraId="00000263">
      <w:pPr>
        <w:spacing w:line="240" w:lineRule="auto"/>
        <w:ind w:left="2267" w:firstLine="708.0000000000001"/>
        <w:rPr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360" w:lineRule="auto"/>
        <w:ind w:firstLine="72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Fonte: Elaborado pelo autor (2025)</w:t>
      </w:r>
    </w:p>
    <w:p w:rsidR="00000000" w:rsidDel="00000000" w:rsidP="00000000" w:rsidRDefault="00000000" w:rsidRPr="00000000" w14:paraId="00000265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rPr>
          <w:b w:val="1"/>
          <w:highlight w:val="whit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2- Importação de dados sobre as 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uma API na FastAPI que leia um arquivo em Excel,</w:t>
      </w:r>
    </w:p>
    <w:p w:rsidR="00000000" w:rsidDel="00000000" w:rsidP="00000000" w:rsidRDefault="00000000" w:rsidRPr="00000000" w14:paraId="00000269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leia os dados da coluna A da linha 521 até a linha 529 e salve na tabela </w:t>
      </w:r>
    </w:p>
    <w:p w:rsidR="00000000" w:rsidDel="00000000" w:rsidP="00000000" w:rsidRDefault="00000000" w:rsidRPr="00000000" w14:paraId="0000026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dbo.SegmentoClassificacao (</w:t>
      </w:r>
    </w:p>
    <w:p w:rsidR="00000000" w:rsidDel="00000000" w:rsidP="00000000" w:rsidRDefault="00000000" w:rsidRPr="00000000" w14:paraId="0000026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6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Sigla VARCHAR(10) NOT NULL,        -- Sigla extraída dos parênteses</w:t>
      </w:r>
    </w:p>
    <w:p w:rsidR="00000000" w:rsidDel="00000000" w:rsidP="00000000" w:rsidRDefault="00000000" w:rsidRPr="00000000" w14:paraId="0000026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Texto após os parênteses</w:t>
      </w:r>
    </w:p>
    <w:p w:rsidR="00000000" w:rsidDel="00000000" w:rsidP="00000000" w:rsidRDefault="00000000" w:rsidRPr="00000000" w14:paraId="0000026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6F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sendo que o registro na planilha está da seguinte forma (DR1) BDR Nível 1,</w:t>
      </w:r>
    </w:p>
    <w:p w:rsidR="00000000" w:rsidDel="00000000" w:rsidP="00000000" w:rsidRDefault="00000000" w:rsidRPr="00000000" w14:paraId="00000270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que está dentro do parenteses DR1 deve ser salvo na coluna Sigla do banco o que está depois do parenteses ) deve ser salvo na coluna descritivo</w:t>
      </w:r>
    </w:p>
    <w:p w:rsidR="00000000" w:rsidDel="00000000" w:rsidP="00000000" w:rsidRDefault="00000000" w:rsidRPr="00000000" w14:paraId="00000271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 método  que leia um arquivo em Excel,</w:t>
      </w:r>
    </w:p>
    <w:p w:rsidR="00000000" w:rsidDel="00000000" w:rsidP="00000000" w:rsidRDefault="00000000" w:rsidRPr="00000000" w14:paraId="00000273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leia os dados da coluna B da linha 9 até a linha 509 e salve na tabela </w:t>
      </w:r>
    </w:p>
    <w:p w:rsidR="00000000" w:rsidDel="00000000" w:rsidP="00000000" w:rsidRDefault="00000000" w:rsidRPr="00000000" w14:paraId="0000027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dbo.[SubSetor] (</w:t>
      </w:r>
    </w:p>
    <w:p w:rsidR="00000000" w:rsidDel="00000000" w:rsidP="00000000" w:rsidRDefault="00000000" w:rsidRPr="00000000" w14:paraId="0000027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7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Nome do setor econômico</w:t>
      </w:r>
    </w:p>
    <w:p w:rsidR="00000000" w:rsidDel="00000000" w:rsidP="00000000" w:rsidRDefault="00000000" w:rsidRPr="00000000" w14:paraId="0000027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78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sendo que deve-se desconsiderar as células que estejam com o valor SUBSETOR ou valores em branco</w:t>
      </w:r>
    </w:p>
    <w:p w:rsidR="00000000" w:rsidDel="00000000" w:rsidP="00000000" w:rsidRDefault="00000000" w:rsidRPr="00000000" w14:paraId="0000027A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 método  que leia um arquivo em Excel,</w:t>
      </w:r>
    </w:p>
    <w:p w:rsidR="00000000" w:rsidDel="00000000" w:rsidP="00000000" w:rsidRDefault="00000000" w:rsidRPr="00000000" w14:paraId="0000027C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leia os dados da coluna A da linha 9 até a linha 509 e salve na tabela </w:t>
      </w:r>
    </w:p>
    <w:p w:rsidR="00000000" w:rsidDel="00000000" w:rsidP="00000000" w:rsidRDefault="00000000" w:rsidRPr="00000000" w14:paraId="0000027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dbo.[SetorEconomico] (</w:t>
      </w:r>
    </w:p>
    <w:p w:rsidR="00000000" w:rsidDel="00000000" w:rsidP="00000000" w:rsidRDefault="00000000" w:rsidRPr="00000000" w14:paraId="0000027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7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Nome do setor econômico</w:t>
      </w:r>
    </w:p>
    <w:p w:rsidR="00000000" w:rsidDel="00000000" w:rsidP="00000000" w:rsidRDefault="00000000" w:rsidRPr="00000000" w14:paraId="0000028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sendo que deve-se desconsiderar as células que estejam com o valor SETOR ECONÔMICO ou valores em branco</w:t>
      </w:r>
    </w:p>
    <w:p w:rsidR="00000000" w:rsidDel="00000000" w:rsidP="00000000" w:rsidRDefault="00000000" w:rsidRPr="00000000" w14:paraId="00000283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 método que leia um arquivo em Excel, na coluna C das linhas 8 até 520 sendo que precisa desconsiderar a célula com o valor 'SEGMENTO' e o conteúdo da coluna D tem que estar vazia</w:t>
      </w:r>
    </w:p>
    <w:p w:rsidR="00000000" w:rsidDel="00000000" w:rsidP="00000000" w:rsidRDefault="00000000" w:rsidRPr="00000000" w14:paraId="0000028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dbo.Segmento (</w:t>
      </w:r>
    </w:p>
    <w:p w:rsidR="00000000" w:rsidDel="00000000" w:rsidP="00000000" w:rsidRDefault="00000000" w:rsidRPr="00000000" w14:paraId="0000028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8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Nome do segmento</w:t>
      </w:r>
    </w:p>
    <w:p w:rsidR="00000000" w:rsidDel="00000000" w:rsidP="00000000" w:rsidRDefault="00000000" w:rsidRPr="00000000" w14:paraId="0000028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89">
      <w:pPr>
        <w:spacing w:line="360" w:lineRule="auto"/>
        <w:ind w:firstLine="708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Preciso inserir dados na tabela abaixo sendo que os dados vem de uma planilha em Excel e na coluna nome o conteúdo está na coluna C da planilha da linha 8 até a 520 desconsiderando as celulas com o valor SEGMENTO</w:t>
      </w:r>
    </w:p>
    <w:p w:rsidR="00000000" w:rsidDel="00000000" w:rsidP="00000000" w:rsidRDefault="00000000" w:rsidRPr="00000000" w14:paraId="0000028B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 precisa ter algum conteúdo na coluna D, a coluna D da planilha tem o conteudo que será salvo na coluna Codigo.</w:t>
      </w:r>
    </w:p>
    <w:p w:rsidR="00000000" w:rsidDel="00000000" w:rsidP="00000000" w:rsidRDefault="00000000" w:rsidRPr="00000000" w14:paraId="0000028C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Sobre a SegmentoClassificacaoID o conteudo está na coluna E da planilha porém o valor pode estar vazio, quando não for vazio ela terá a sigla que corresponde a coluna Sigla na tabela dbo.SegmentoClassificacao e a partir</w:t>
      </w:r>
    </w:p>
    <w:p w:rsidR="00000000" w:rsidDel="00000000" w:rsidP="00000000" w:rsidRDefault="00000000" w:rsidRPr="00000000" w14:paraId="0000028D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dessa sigla deverá trazer o id correspondente</w:t>
      </w:r>
    </w:p>
    <w:p w:rsidR="00000000" w:rsidDel="00000000" w:rsidP="00000000" w:rsidRDefault="00000000" w:rsidRPr="00000000" w14:paraId="0000028E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Sobre a SetorEconomicoID o conteudo está na coluna A e ele deve ser a primeira célula acima da linha que contenha um valor não nulo e diferente da palavra 'SETOR ECONÔMICO' ela terá o Descritivo que corresponde a coluna Descritivo </w:t>
      </w:r>
    </w:p>
    <w:p w:rsidR="00000000" w:rsidDel="00000000" w:rsidP="00000000" w:rsidRDefault="00000000" w:rsidRPr="00000000" w14:paraId="0000028F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 tabela dbo.[SetorEconomico] e a partir desse Descritivo deverá trazer o id correspondente</w:t>
      </w:r>
    </w:p>
    <w:p w:rsidR="00000000" w:rsidDel="00000000" w:rsidP="00000000" w:rsidRDefault="00000000" w:rsidRPr="00000000" w14:paraId="00000290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Sobre a SubsetorID o conteudo está na coluna B e ele deve ser a primeira célula acima da linha que contenha um valor não nulo e diferente da palavra 'SUBSETOR' ela terá o Descritivo que corresponde a coluna Descritivo </w:t>
      </w:r>
    </w:p>
    <w:p w:rsidR="00000000" w:rsidDel="00000000" w:rsidP="00000000" w:rsidRDefault="00000000" w:rsidRPr="00000000" w14:paraId="00000291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 tabela dbo.Subsetor e a partir desse Descritivo deverá trazer o id correspondente</w:t>
      </w:r>
    </w:p>
    <w:p w:rsidR="00000000" w:rsidDel="00000000" w:rsidP="00000000" w:rsidRDefault="00000000" w:rsidRPr="00000000" w14:paraId="00000292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Sobre a SegmentoID o conteudo está na coluna C e ele deve ser a primeira célula acima da linha que contenha um valor não nulo e diferente da palavra 'SEGMENTO' e que tenha um valor nulo na coluna D </w:t>
      </w:r>
    </w:p>
    <w:p w:rsidR="00000000" w:rsidDel="00000000" w:rsidP="00000000" w:rsidRDefault="00000000" w:rsidRPr="00000000" w14:paraId="00000293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ela terá o Descritivo que corresponde a coluna Descritivo na tabela dbo.Segmento e a partir desse Descritivo deverá trazer o id correspondente</w:t>
      </w:r>
    </w:p>
    <w:p w:rsidR="00000000" w:rsidDel="00000000" w:rsidP="00000000" w:rsidRDefault="00000000" w:rsidRPr="00000000" w14:paraId="00000294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dbo.Empresa (</w:t>
      </w:r>
    </w:p>
    <w:p w:rsidR="00000000" w:rsidDel="00000000" w:rsidP="00000000" w:rsidRDefault="00000000" w:rsidRPr="00000000" w14:paraId="0000029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9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Nome VARCHAR(255) NOT NULL,         -- Nome da empresa</w:t>
      </w:r>
    </w:p>
    <w:p w:rsidR="00000000" w:rsidDel="00000000" w:rsidP="00000000" w:rsidRDefault="00000000" w:rsidRPr="00000000" w14:paraId="0000029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VARCHAR(50) NOT NULL,        -- Código/Sigla da empresa</w:t>
      </w:r>
    </w:p>
    <w:p w:rsidR="00000000" w:rsidDel="00000000" w:rsidP="00000000" w:rsidRDefault="00000000" w:rsidRPr="00000000" w14:paraId="0000029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9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-- Chaves estrangeiras</w:t>
      </w:r>
    </w:p>
    <w:p w:rsidR="00000000" w:rsidDel="00000000" w:rsidP="00000000" w:rsidRDefault="00000000" w:rsidRPr="00000000" w14:paraId="0000029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SegmentoClassificacaoID INT NULL,   -- FK opcional (NÃO obrigatória)</w:t>
      </w:r>
    </w:p>
    <w:p w:rsidR="00000000" w:rsidDel="00000000" w:rsidP="00000000" w:rsidRDefault="00000000" w:rsidRPr="00000000" w14:paraId="0000029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SetorEconomicoID INT NOT NULL,      -- FK obrigatória</w:t>
      </w:r>
    </w:p>
    <w:p w:rsidR="00000000" w:rsidDel="00000000" w:rsidP="00000000" w:rsidRDefault="00000000" w:rsidRPr="00000000" w14:paraId="0000029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SubsetorID INT NOT NULL,            -- FK obrigatória</w:t>
      </w:r>
    </w:p>
    <w:p w:rsidR="00000000" w:rsidDel="00000000" w:rsidP="00000000" w:rsidRDefault="00000000" w:rsidRPr="00000000" w14:paraId="0000029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SegmentoID INT NOT NULL,            -- FK obrigatória</w:t>
      </w:r>
    </w:p>
    <w:p w:rsidR="00000000" w:rsidDel="00000000" w:rsidP="00000000" w:rsidRDefault="00000000" w:rsidRPr="00000000" w14:paraId="0000029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-- Definição das chaves estrangeiras</w:t>
      </w:r>
    </w:p>
    <w:p w:rsidR="00000000" w:rsidDel="00000000" w:rsidP="00000000" w:rsidRDefault="00000000" w:rsidRPr="00000000" w14:paraId="000002A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FK_Empresa_SegmentoClassificacao FOREIGN KEY (SegmentoClassificacaoID) </w:t>
      </w:r>
    </w:p>
    <w:p w:rsidR="00000000" w:rsidDel="00000000" w:rsidP="00000000" w:rsidRDefault="00000000" w:rsidRPr="00000000" w14:paraId="000002A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dbo.SegmentoClassificacao(ID),</w:t>
      </w:r>
    </w:p>
    <w:p w:rsidR="00000000" w:rsidDel="00000000" w:rsidP="00000000" w:rsidRDefault="00000000" w:rsidRPr="00000000" w14:paraId="000002A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A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FK_Empresa_SetorEconomico FOREIGN KEY (SetorEconomicoID) </w:t>
      </w:r>
    </w:p>
    <w:p w:rsidR="00000000" w:rsidDel="00000000" w:rsidP="00000000" w:rsidRDefault="00000000" w:rsidRPr="00000000" w14:paraId="000002A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dbo.SetorEconomico(ID),</w:t>
      </w:r>
    </w:p>
    <w:p w:rsidR="00000000" w:rsidDel="00000000" w:rsidP="00000000" w:rsidRDefault="00000000" w:rsidRPr="00000000" w14:paraId="000002A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A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FK_Empresa_Subsetor FOREIGN KEY (SubsetorID) </w:t>
      </w:r>
    </w:p>
    <w:p w:rsidR="00000000" w:rsidDel="00000000" w:rsidP="00000000" w:rsidRDefault="00000000" w:rsidRPr="00000000" w14:paraId="000002A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dbo.Subsetor(ID),</w:t>
      </w:r>
    </w:p>
    <w:p w:rsidR="00000000" w:rsidDel="00000000" w:rsidP="00000000" w:rsidRDefault="00000000" w:rsidRPr="00000000" w14:paraId="000002A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A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FK_Empresa_Segmento FOREIGN KEY (SegmentoID) </w:t>
      </w:r>
    </w:p>
    <w:p w:rsidR="00000000" w:rsidDel="00000000" w:rsidP="00000000" w:rsidRDefault="00000000" w:rsidRPr="00000000" w14:paraId="000002A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dbo.Segmento(ID)</w:t>
      </w:r>
    </w:p>
    <w:p w:rsidR="00000000" w:rsidDel="00000000" w:rsidP="00000000" w:rsidRDefault="00000000" w:rsidRPr="00000000" w14:paraId="000002A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AD">
      <w:pPr>
        <w:spacing w:line="360" w:lineRule="auto"/>
        <w:ind w:left="720" w:firstLine="72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Fonte: Elaborado pelo autor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360" w:lineRule="auto"/>
        <w:ind w:left="720" w:firstLine="72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360" w:lineRule="auto"/>
        <w:ind w:firstLine="720"/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3- Consulta de dados sobre as 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uma API em FatsAPI para retornar todos os resultados da tabela</w:t>
      </w:r>
    </w:p>
    <w:p w:rsidR="00000000" w:rsidDel="00000000" w:rsidP="00000000" w:rsidRDefault="00000000" w:rsidRPr="00000000" w14:paraId="000002B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dbo.SegmentoClassificacao (</w:t>
      </w:r>
    </w:p>
    <w:p w:rsidR="00000000" w:rsidDel="00000000" w:rsidP="00000000" w:rsidRDefault="00000000" w:rsidRPr="00000000" w14:paraId="000002B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B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Sigla VARCHAR(10) NOT NULL,        -- Sigla extraída dos parênteses</w:t>
      </w:r>
    </w:p>
    <w:p w:rsidR="00000000" w:rsidDel="00000000" w:rsidP="00000000" w:rsidRDefault="00000000" w:rsidRPr="00000000" w14:paraId="000002B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Texto após os parênteses</w:t>
      </w:r>
    </w:p>
    <w:p w:rsidR="00000000" w:rsidDel="00000000" w:rsidP="00000000" w:rsidRDefault="00000000" w:rsidRPr="00000000" w14:paraId="000002B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B7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usando clean archtecture?</w:t>
      </w:r>
    </w:p>
    <w:p w:rsidR="00000000" w:rsidDel="00000000" w:rsidP="00000000" w:rsidRDefault="00000000" w:rsidRPr="00000000" w14:paraId="000002B8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Preciso criar uma API que retorne os dados da tabela dbo.Empresa sendo que ela precisa retornar os dados das tabelas que tenham chaves estrangeiras</w:t>
      </w:r>
    </w:p>
    <w:p w:rsidR="00000000" w:rsidDel="00000000" w:rsidP="00000000" w:rsidRDefault="00000000" w:rsidRPr="00000000" w14:paraId="000002BA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dbo.SegmentoClassificacao (</w:t>
      </w:r>
    </w:p>
    <w:p w:rsidR="00000000" w:rsidDel="00000000" w:rsidP="00000000" w:rsidRDefault="00000000" w:rsidRPr="00000000" w14:paraId="000002B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B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Sigla VARCHAR(10) NOT NULL,        -- Sigla extraída dos parênteses</w:t>
      </w:r>
    </w:p>
    <w:p w:rsidR="00000000" w:rsidDel="00000000" w:rsidP="00000000" w:rsidRDefault="00000000" w:rsidRPr="00000000" w14:paraId="000002B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Texto após os parênteses</w:t>
      </w:r>
    </w:p>
    <w:p w:rsidR="00000000" w:rsidDel="00000000" w:rsidP="00000000" w:rsidRDefault="00000000" w:rsidRPr="00000000" w14:paraId="000002B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C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dbo.[SetorEconomico] (</w:t>
      </w:r>
    </w:p>
    <w:p w:rsidR="00000000" w:rsidDel="00000000" w:rsidP="00000000" w:rsidRDefault="00000000" w:rsidRPr="00000000" w14:paraId="000002C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C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Nome do setor econômico</w:t>
      </w:r>
    </w:p>
    <w:p w:rsidR="00000000" w:rsidDel="00000000" w:rsidP="00000000" w:rsidRDefault="00000000" w:rsidRPr="00000000" w14:paraId="000002C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C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dbo.Subsetor (</w:t>
      </w:r>
    </w:p>
    <w:p w:rsidR="00000000" w:rsidDel="00000000" w:rsidP="00000000" w:rsidRDefault="00000000" w:rsidRPr="00000000" w14:paraId="000002C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C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Nome do subsetor</w:t>
      </w:r>
    </w:p>
    <w:p w:rsidR="00000000" w:rsidDel="00000000" w:rsidP="00000000" w:rsidRDefault="00000000" w:rsidRPr="00000000" w14:paraId="000002C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C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dbo.Segmento (</w:t>
      </w:r>
    </w:p>
    <w:p w:rsidR="00000000" w:rsidDel="00000000" w:rsidP="00000000" w:rsidRDefault="00000000" w:rsidRPr="00000000" w14:paraId="000002C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C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Descritivo VARCHAR(255) NOT NULL   -- Nome do segmento</w:t>
      </w:r>
    </w:p>
    <w:p w:rsidR="00000000" w:rsidDel="00000000" w:rsidP="00000000" w:rsidRDefault="00000000" w:rsidRPr="00000000" w14:paraId="000002C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C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dbo.Empresa (</w:t>
      </w:r>
    </w:p>
    <w:p w:rsidR="00000000" w:rsidDel="00000000" w:rsidP="00000000" w:rsidRDefault="00000000" w:rsidRPr="00000000" w14:paraId="000002D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ID INT IDENTITY(1,1) PRIMARY KEY,  -- Chave primária autoincrementada</w:t>
      </w:r>
    </w:p>
    <w:p w:rsidR="00000000" w:rsidDel="00000000" w:rsidP="00000000" w:rsidRDefault="00000000" w:rsidRPr="00000000" w14:paraId="000002D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Nome VARCHAR(255) NOT NULL,         -- Nome da empresa</w:t>
      </w:r>
    </w:p>
    <w:p w:rsidR="00000000" w:rsidDel="00000000" w:rsidP="00000000" w:rsidRDefault="00000000" w:rsidRPr="00000000" w14:paraId="000002D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VARCHAR(50) NOT NULL,        -- Código/Sigla da empresa</w:t>
      </w:r>
    </w:p>
    <w:p w:rsidR="00000000" w:rsidDel="00000000" w:rsidP="00000000" w:rsidRDefault="00000000" w:rsidRPr="00000000" w14:paraId="000002D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D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-- Chaves estrangeiras</w:t>
      </w:r>
    </w:p>
    <w:p w:rsidR="00000000" w:rsidDel="00000000" w:rsidP="00000000" w:rsidRDefault="00000000" w:rsidRPr="00000000" w14:paraId="000002D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SegmentoClassificacaoID INT NULL,   -- FK opcional (NÃO obrigatória)</w:t>
      </w:r>
    </w:p>
    <w:p w:rsidR="00000000" w:rsidDel="00000000" w:rsidP="00000000" w:rsidRDefault="00000000" w:rsidRPr="00000000" w14:paraId="000002D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SetorEconomicoID INT NOT NULL,      -- FK obrigatória</w:t>
      </w:r>
    </w:p>
    <w:p w:rsidR="00000000" w:rsidDel="00000000" w:rsidP="00000000" w:rsidRDefault="00000000" w:rsidRPr="00000000" w14:paraId="000002D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SubsetorID INT NOT NULL,            -- FK obrigatória</w:t>
      </w:r>
    </w:p>
    <w:p w:rsidR="00000000" w:rsidDel="00000000" w:rsidP="00000000" w:rsidRDefault="00000000" w:rsidRPr="00000000" w14:paraId="000002D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SegmentoID INT NOT NULL,            -- FK obrigatória</w:t>
      </w:r>
    </w:p>
    <w:p w:rsidR="00000000" w:rsidDel="00000000" w:rsidP="00000000" w:rsidRDefault="00000000" w:rsidRPr="00000000" w14:paraId="000002D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-- Definição das chaves estrangeiras</w:t>
      </w:r>
    </w:p>
    <w:p w:rsidR="00000000" w:rsidDel="00000000" w:rsidP="00000000" w:rsidRDefault="00000000" w:rsidRPr="00000000" w14:paraId="000002D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FK_Empresa_SegmentoClassificacao FOREIGN KEY (SegmentoClassificacaoID) </w:t>
      </w:r>
    </w:p>
    <w:p w:rsidR="00000000" w:rsidDel="00000000" w:rsidP="00000000" w:rsidRDefault="00000000" w:rsidRPr="00000000" w14:paraId="000002D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dbo.SegmentoClassificacao(ID),</w:t>
      </w:r>
    </w:p>
    <w:p w:rsidR="00000000" w:rsidDel="00000000" w:rsidP="00000000" w:rsidRDefault="00000000" w:rsidRPr="00000000" w14:paraId="000002D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D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FK_Empresa_SetorEconomico FOREIGN KEY (SetorEconomicoID) </w:t>
      </w:r>
    </w:p>
    <w:p w:rsidR="00000000" w:rsidDel="00000000" w:rsidP="00000000" w:rsidRDefault="00000000" w:rsidRPr="00000000" w14:paraId="000002E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dbo.SetorEconomico(ID),</w:t>
      </w:r>
    </w:p>
    <w:p w:rsidR="00000000" w:rsidDel="00000000" w:rsidP="00000000" w:rsidRDefault="00000000" w:rsidRPr="00000000" w14:paraId="000002E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E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FK_Empresa_Subsetor FOREIGN KEY (SubsetorID) </w:t>
      </w:r>
    </w:p>
    <w:p w:rsidR="00000000" w:rsidDel="00000000" w:rsidP="00000000" w:rsidRDefault="00000000" w:rsidRPr="00000000" w14:paraId="000002E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dbo.Subsetor(ID),</w:t>
      </w:r>
    </w:p>
    <w:p w:rsidR="00000000" w:rsidDel="00000000" w:rsidP="00000000" w:rsidRDefault="00000000" w:rsidRPr="00000000" w14:paraId="000002E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2E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CONSTRAINT FK_Empresa_Segmento FOREIGN KEY (SegmentoID) </w:t>
      </w:r>
    </w:p>
    <w:p w:rsidR="00000000" w:rsidDel="00000000" w:rsidP="00000000" w:rsidRDefault="00000000" w:rsidRPr="00000000" w14:paraId="000002E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REFERENCES dbo.Segmento(ID)</w:t>
      </w:r>
    </w:p>
    <w:p w:rsidR="00000000" w:rsidDel="00000000" w:rsidP="00000000" w:rsidRDefault="00000000" w:rsidRPr="00000000" w14:paraId="000002E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E8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seguindo o padrão: </w:t>
      </w:r>
    </w:p>
    <w:p w:rsidR="00000000" w:rsidDel="00000000" w:rsidP="00000000" w:rsidRDefault="00000000" w:rsidRPr="00000000" w14:paraId="000002EA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def get_all_segmento(self) -&gt; List[Tuple[int, str]]:</w:t>
      </w:r>
    </w:p>
    <w:p w:rsidR="00000000" w:rsidDel="00000000" w:rsidP="00000000" w:rsidRDefault="00000000" w:rsidRPr="00000000" w14:paraId="000002E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conn = get_db_connection()</w:t>
      </w:r>
    </w:p>
    <w:p w:rsidR="00000000" w:rsidDel="00000000" w:rsidP="00000000" w:rsidRDefault="00000000" w:rsidRPr="00000000" w14:paraId="000002E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cursor = conn.cursor()</w:t>
      </w:r>
    </w:p>
    <w:p w:rsidR="00000000" w:rsidDel="00000000" w:rsidP="00000000" w:rsidRDefault="00000000" w:rsidRPr="00000000" w14:paraId="000002E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query = "SELECT ID, Descritivo FROM dbo.Segmento"</w:t>
      </w:r>
    </w:p>
    <w:p w:rsidR="00000000" w:rsidDel="00000000" w:rsidP="00000000" w:rsidRDefault="00000000" w:rsidRPr="00000000" w14:paraId="000002E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cursor.execute(query)</w:t>
      </w:r>
    </w:p>
    <w:p w:rsidR="00000000" w:rsidDel="00000000" w:rsidP="00000000" w:rsidRDefault="00000000" w:rsidRPr="00000000" w14:paraId="000002F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result = cursor.fetchall()</w:t>
      </w:r>
    </w:p>
    <w:p w:rsidR="00000000" w:rsidDel="00000000" w:rsidP="00000000" w:rsidRDefault="00000000" w:rsidRPr="00000000" w14:paraId="000002F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conn.close()</w:t>
      </w:r>
    </w:p>
    <w:p w:rsidR="00000000" w:rsidDel="00000000" w:rsidP="00000000" w:rsidRDefault="00000000" w:rsidRPr="00000000" w14:paraId="000002F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    return [(row.ID, row.Descritivo) for row in result]</w:t>
      </w:r>
    </w:p>
    <w:p w:rsidR="00000000" w:rsidDel="00000000" w:rsidP="00000000" w:rsidRDefault="00000000" w:rsidRPr="00000000" w14:paraId="000002F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360" w:lineRule="auto"/>
        <w:ind w:left="720" w:firstLine="72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Fonte: Elaborado pelo autor (2025)</w:t>
      </w:r>
    </w:p>
    <w:p w:rsidR="00000000" w:rsidDel="00000000" w:rsidP="00000000" w:rsidRDefault="00000000" w:rsidRPr="00000000" w14:paraId="000002F5">
      <w:pPr>
        <w:spacing w:line="360" w:lineRule="auto"/>
        <w:ind w:left="720" w:firstLine="72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360" w:lineRule="auto"/>
        <w:ind w:firstLine="708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4- Consumir dados de APIs externas</w:t>
      </w:r>
    </w:p>
    <w:p w:rsidR="00000000" w:rsidDel="00000000" w:rsidP="00000000" w:rsidRDefault="00000000" w:rsidRPr="00000000" w14:paraId="000002F7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consumir dados do seguinte endereço https://api.bcb.gov.br/dados/serie/bcdata.sgs.12/dados?formato=json&amp;dataInicial=08/04/2015&amp;dataFinal=08/04/2025 por meio de um adapter (design pattern) em clean archtecute usando FastAPI e salvando os dados consumidos na tabela </w:t>
      </w:r>
    </w:p>
    <w:p w:rsidR="00000000" w:rsidDel="00000000" w:rsidP="00000000" w:rsidRDefault="00000000" w:rsidRPr="00000000" w14:paraId="000002F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CDI_Diario (</w:t>
      </w:r>
    </w:p>
    <w:p w:rsidR="00000000" w:rsidDel="00000000" w:rsidP="00000000" w:rsidRDefault="00000000" w:rsidRPr="00000000" w14:paraId="000002F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2F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Valor FLOAT NOT NULL,</w:t>
      </w:r>
    </w:p>
    <w:p w:rsidR="00000000" w:rsidDel="00000000" w:rsidP="00000000" w:rsidRDefault="00000000" w:rsidRPr="00000000" w14:paraId="000002F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(Data)</w:t>
      </w:r>
    </w:p>
    <w:p w:rsidR="00000000" w:rsidDel="00000000" w:rsidP="00000000" w:rsidRDefault="00000000" w:rsidRPr="00000000" w14:paraId="000002F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2FE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fazer uma API que consulte os dados na tabela usando filtro de data inicial e final</w:t>
      </w:r>
    </w:p>
    <w:p w:rsidR="00000000" w:rsidDel="00000000" w:rsidP="00000000" w:rsidRDefault="00000000" w:rsidRPr="00000000" w14:paraId="0000030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CDI_Diario (</w:t>
      </w:r>
    </w:p>
    <w:p w:rsidR="00000000" w:rsidDel="00000000" w:rsidP="00000000" w:rsidRDefault="00000000" w:rsidRPr="00000000" w14:paraId="0000030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30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Valor FLOAT NOT NULL,</w:t>
      </w:r>
    </w:p>
    <w:p w:rsidR="00000000" w:rsidDel="00000000" w:rsidP="00000000" w:rsidRDefault="00000000" w:rsidRPr="00000000" w14:paraId="0000030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(Data)</w:t>
      </w:r>
    </w:p>
    <w:p w:rsidR="00000000" w:rsidDel="00000000" w:rsidP="00000000" w:rsidRDefault="00000000" w:rsidRPr="00000000" w14:paraId="0000030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06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uma API para consultar os dados do IBovespa usando YFinance, por meio de um adapter (design pattern), em FastAPI e depois da consulta salvar os dados em uma tabela no banco de dados</w:t>
      </w:r>
    </w:p>
    <w:p w:rsidR="00000000" w:rsidDel="00000000" w:rsidP="00000000" w:rsidRDefault="00000000" w:rsidRPr="00000000" w14:paraId="0000030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IBOV_Historico (</w:t>
      </w:r>
    </w:p>
    <w:p w:rsidR="00000000" w:rsidDel="00000000" w:rsidP="00000000" w:rsidRDefault="00000000" w:rsidRPr="00000000" w14:paraId="0000030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 PRIMARY KEY,</w:t>
      </w:r>
    </w:p>
    <w:p w:rsidR="00000000" w:rsidDel="00000000" w:rsidP="00000000" w:rsidRDefault="00000000" w:rsidRPr="00000000" w14:paraId="0000030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0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0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0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0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</w:t>
      </w:r>
    </w:p>
    <w:p w:rsidR="00000000" w:rsidDel="00000000" w:rsidP="00000000" w:rsidRDefault="00000000" w:rsidRPr="00000000" w14:paraId="0000030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10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fazer uma API que consulte os dados na tabela usando filtro de data inicial e final</w:t>
      </w:r>
    </w:p>
    <w:p w:rsidR="00000000" w:rsidDel="00000000" w:rsidP="00000000" w:rsidRDefault="00000000" w:rsidRPr="00000000" w14:paraId="0000031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IBOV_Historico (</w:t>
      </w:r>
    </w:p>
    <w:p w:rsidR="00000000" w:rsidDel="00000000" w:rsidP="00000000" w:rsidRDefault="00000000" w:rsidRPr="00000000" w14:paraId="0000031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 PRIMARY KEY,</w:t>
      </w:r>
    </w:p>
    <w:p w:rsidR="00000000" w:rsidDel="00000000" w:rsidP="00000000" w:rsidRDefault="00000000" w:rsidRPr="00000000" w14:paraId="0000031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1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1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1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1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</w:t>
      </w:r>
    </w:p>
    <w:p w:rsidR="00000000" w:rsidDel="00000000" w:rsidP="00000000" w:rsidRDefault="00000000" w:rsidRPr="00000000" w14:paraId="0000031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1A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criar uma API para consultar os dados de ações listadas na Bovespa usando YFinance, por meio de um adapter (design pattern), em FastAPI e depois da consulta salvar os dados em uma tabela no banco de dados</w:t>
      </w:r>
    </w:p>
    <w:p w:rsidR="00000000" w:rsidDel="00000000" w:rsidP="00000000" w:rsidRDefault="00000000" w:rsidRPr="00000000" w14:paraId="0000031C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Acao_Historico (</w:t>
      </w:r>
    </w:p>
    <w:p w:rsidR="00000000" w:rsidDel="00000000" w:rsidP="00000000" w:rsidRDefault="00000000" w:rsidRPr="00000000" w14:paraId="0000031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31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VARCHAR(10) NOT NULL,</w:t>
      </w:r>
    </w:p>
    <w:p w:rsidR="00000000" w:rsidDel="00000000" w:rsidP="00000000" w:rsidRDefault="00000000" w:rsidRPr="00000000" w14:paraId="0000032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2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2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2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2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NULL,</w:t>
      </w:r>
    </w:p>
    <w:p w:rsidR="00000000" w:rsidDel="00000000" w:rsidP="00000000" w:rsidRDefault="00000000" w:rsidRPr="00000000" w14:paraId="0000032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(Data, Codigo) -- Permite várias ações diferentes na mesma data</w:t>
      </w:r>
    </w:p>
    <w:p w:rsidR="00000000" w:rsidDel="00000000" w:rsidP="00000000" w:rsidRDefault="00000000" w:rsidRPr="00000000" w14:paraId="0000032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27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Preciso criar uma FastAPI usando clean archtecture que retorne o índice Beta sendo que tenho duas tabelas uma com índice Bovespa e outra com o histórico das ações sendo as tabelas</w:t>
      </w:r>
    </w:p>
    <w:p w:rsidR="00000000" w:rsidDel="00000000" w:rsidP="00000000" w:rsidRDefault="00000000" w:rsidRPr="00000000" w14:paraId="0000032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IBOV_Historico (</w:t>
      </w:r>
    </w:p>
    <w:p w:rsidR="00000000" w:rsidDel="00000000" w:rsidP="00000000" w:rsidRDefault="00000000" w:rsidRPr="00000000" w14:paraId="0000032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 PRIMARY KEY,</w:t>
      </w:r>
    </w:p>
    <w:p w:rsidR="00000000" w:rsidDel="00000000" w:rsidP="00000000" w:rsidRDefault="00000000" w:rsidRPr="00000000" w14:paraId="0000032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2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2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2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2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</w:t>
      </w:r>
    </w:p>
    <w:p w:rsidR="00000000" w:rsidDel="00000000" w:rsidP="00000000" w:rsidRDefault="00000000" w:rsidRPr="00000000" w14:paraId="0000033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3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Acao_Historico (</w:t>
      </w:r>
    </w:p>
    <w:p w:rsidR="00000000" w:rsidDel="00000000" w:rsidP="00000000" w:rsidRDefault="00000000" w:rsidRPr="00000000" w14:paraId="0000033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33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VARCHAR(10) NOT NULL,</w:t>
      </w:r>
    </w:p>
    <w:p w:rsidR="00000000" w:rsidDel="00000000" w:rsidP="00000000" w:rsidRDefault="00000000" w:rsidRPr="00000000" w14:paraId="0000033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3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3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3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3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NULL,</w:t>
      </w:r>
    </w:p>
    <w:p w:rsidR="00000000" w:rsidDel="00000000" w:rsidP="00000000" w:rsidRDefault="00000000" w:rsidRPr="00000000" w14:paraId="0000033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(Data, Codigo) -- Permite várias ações diferentes na mesma data</w:t>
      </w:r>
    </w:p>
    <w:p w:rsidR="00000000" w:rsidDel="00000000" w:rsidP="00000000" w:rsidRDefault="00000000" w:rsidRPr="00000000" w14:paraId="0000033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3C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360" w:lineRule="auto"/>
        <w:ind w:left="720" w:firstLine="720"/>
        <w:jc w:val="left"/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Fonte: Elaborado pelo autor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360" w:lineRule="auto"/>
        <w:ind w:firstLine="708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360" w:lineRule="auto"/>
        <w:ind w:firstLine="708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5- Cálculo de índices</w:t>
      </w:r>
    </w:p>
    <w:p w:rsidR="00000000" w:rsidDel="00000000" w:rsidP="00000000" w:rsidRDefault="00000000" w:rsidRPr="00000000" w14:paraId="00000340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calcular o índice Sharpe de uma ação sendo que tenho a seguinte tabela:</w:t>
      </w:r>
    </w:p>
    <w:p w:rsidR="00000000" w:rsidDel="00000000" w:rsidP="00000000" w:rsidRDefault="00000000" w:rsidRPr="00000000" w14:paraId="00000342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Acao_Historico (</w:t>
      </w:r>
    </w:p>
    <w:p w:rsidR="00000000" w:rsidDel="00000000" w:rsidP="00000000" w:rsidRDefault="00000000" w:rsidRPr="00000000" w14:paraId="0000034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34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VARCHAR(10) NOT NULL,</w:t>
      </w:r>
    </w:p>
    <w:p w:rsidR="00000000" w:rsidDel="00000000" w:rsidP="00000000" w:rsidRDefault="00000000" w:rsidRPr="00000000" w14:paraId="0000034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4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4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4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4A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NULL,</w:t>
      </w:r>
    </w:p>
    <w:p w:rsidR="00000000" w:rsidDel="00000000" w:rsidP="00000000" w:rsidRDefault="00000000" w:rsidRPr="00000000" w14:paraId="0000034B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(Data, Codigo) -- Permite várias ações diferentes na mesma data</w:t>
      </w:r>
    </w:p>
    <w:p w:rsidR="00000000" w:rsidDel="00000000" w:rsidP="00000000" w:rsidRDefault="00000000" w:rsidRPr="00000000" w14:paraId="0000034C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4D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calcular a volatilidade de uma ação usando a FastAPI  sendo que tenho a seguinte tabela:</w:t>
      </w:r>
    </w:p>
    <w:p w:rsidR="00000000" w:rsidDel="00000000" w:rsidP="00000000" w:rsidRDefault="00000000" w:rsidRPr="00000000" w14:paraId="0000034F">
      <w:pPr>
        <w:spacing w:line="360" w:lineRule="auto"/>
        <w:ind w:left="2267" w:firstLine="708.000000000000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Acao_Historico (</w:t>
      </w:r>
    </w:p>
    <w:p w:rsidR="00000000" w:rsidDel="00000000" w:rsidP="00000000" w:rsidRDefault="00000000" w:rsidRPr="00000000" w14:paraId="0000035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35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VARCHAR(10) NOT NULL,</w:t>
      </w:r>
    </w:p>
    <w:p w:rsidR="00000000" w:rsidDel="00000000" w:rsidP="00000000" w:rsidRDefault="00000000" w:rsidRPr="00000000" w14:paraId="0000035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5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5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5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57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NULL,</w:t>
      </w:r>
    </w:p>
    <w:p w:rsidR="00000000" w:rsidDel="00000000" w:rsidP="00000000" w:rsidRDefault="00000000" w:rsidRPr="00000000" w14:paraId="00000358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(Data, Codigo) -- Permite várias ações diferentes na mesma data</w:t>
      </w:r>
    </w:p>
    <w:p w:rsidR="00000000" w:rsidDel="00000000" w:rsidP="00000000" w:rsidRDefault="00000000" w:rsidRPr="00000000" w14:paraId="00000359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5A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calcular o retorno esperado de uma ação usando a FastAPI  sendo que tenho a seguinte tabela:</w:t>
      </w:r>
    </w:p>
    <w:p w:rsidR="00000000" w:rsidDel="00000000" w:rsidP="00000000" w:rsidRDefault="00000000" w:rsidRPr="00000000" w14:paraId="0000035C">
      <w:pPr>
        <w:spacing w:line="360" w:lineRule="auto"/>
        <w:ind w:left="2267" w:firstLine="708.0000000000001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CREATE TABLE Acao_Historico (</w:t>
      </w:r>
    </w:p>
    <w:p w:rsidR="00000000" w:rsidDel="00000000" w:rsidP="00000000" w:rsidRDefault="00000000" w:rsidRPr="00000000" w14:paraId="0000035E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Data DATE NOT NULL,</w:t>
      </w:r>
    </w:p>
    <w:p w:rsidR="00000000" w:rsidDel="00000000" w:rsidP="00000000" w:rsidRDefault="00000000" w:rsidRPr="00000000" w14:paraId="0000035F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Codigo VARCHAR(10) NOT NULL,</w:t>
      </w:r>
    </w:p>
    <w:p w:rsidR="00000000" w:rsidDel="00000000" w:rsidP="00000000" w:rsidRDefault="00000000" w:rsidRPr="00000000" w14:paraId="00000360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Abertura FLOAT NOT NULL,</w:t>
      </w:r>
    </w:p>
    <w:p w:rsidR="00000000" w:rsidDel="00000000" w:rsidP="00000000" w:rsidRDefault="00000000" w:rsidRPr="00000000" w14:paraId="00000361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Alta FLOAT NOT NULL,</w:t>
      </w:r>
    </w:p>
    <w:p w:rsidR="00000000" w:rsidDel="00000000" w:rsidP="00000000" w:rsidRDefault="00000000" w:rsidRPr="00000000" w14:paraId="00000362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Baixa FLOAT NOT NULL,</w:t>
      </w:r>
    </w:p>
    <w:p w:rsidR="00000000" w:rsidDel="00000000" w:rsidP="00000000" w:rsidRDefault="00000000" w:rsidRPr="00000000" w14:paraId="00000363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Fechamento FLOAT NOT NULL,</w:t>
      </w:r>
    </w:p>
    <w:p w:rsidR="00000000" w:rsidDel="00000000" w:rsidP="00000000" w:rsidRDefault="00000000" w:rsidRPr="00000000" w14:paraId="00000364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Volume BIGINT NOT NULL,</w:t>
      </w:r>
    </w:p>
    <w:p w:rsidR="00000000" w:rsidDel="00000000" w:rsidP="00000000" w:rsidRDefault="00000000" w:rsidRPr="00000000" w14:paraId="00000365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  PRIMARY KEY (Data, Codigo) -- Permite várias ações diferentes na mesma data</w:t>
      </w:r>
    </w:p>
    <w:p w:rsidR="00000000" w:rsidDel="00000000" w:rsidP="00000000" w:rsidRDefault="00000000" w:rsidRPr="00000000" w14:paraId="00000366">
      <w:pPr>
        <w:spacing w:line="240" w:lineRule="auto"/>
        <w:ind w:left="2267" w:firstLine="708.0000000000001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367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usar o percentil (função do Excel) no python sendo que tenho os dados de um mês de uma determinada ação?</w:t>
      </w:r>
    </w:p>
    <w:p w:rsidR="00000000" w:rsidDel="00000000" w:rsidP="00000000" w:rsidRDefault="00000000" w:rsidRPr="00000000" w14:paraId="00000369">
      <w:pPr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selecionar os últimos dois registro da tupla def get_ibov_data_by_date_range(self, start_date: str, end_date: str) -&gt; List[Tuple[str, float, float, float, float, int]]:</w:t>
      </w:r>
    </w:p>
    <w:p w:rsidR="00000000" w:rsidDel="00000000" w:rsidP="00000000" w:rsidRDefault="00000000" w:rsidRPr="00000000" w14:paraId="0000036B">
      <w:pPr>
        <w:spacing w:line="360" w:lineRule="auto"/>
        <w:ind w:firstLine="708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historico_ibov = self.repository.get_ibov_data_by_date_range(data_inicio, data_fim)</w:t>
      </w:r>
    </w:p>
    <w:p w:rsidR="00000000" w:rsidDel="00000000" w:rsidP="00000000" w:rsidRDefault="00000000" w:rsidRPr="00000000" w14:paraId="0000036C">
      <w:pPr>
        <w:spacing w:line="360" w:lineRule="auto"/>
        <w:ind w:left="72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360" w:lineRule="auto"/>
        <w:ind w:left="72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Fonte: Elaborado pelo autor (2025)</w:t>
      </w:r>
    </w:p>
    <w:p w:rsidR="00000000" w:rsidDel="00000000" w:rsidP="00000000" w:rsidRDefault="00000000" w:rsidRPr="00000000" w14:paraId="0000036E">
      <w:pPr>
        <w:spacing w:line="360" w:lineRule="auto"/>
        <w:ind w:firstLine="709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6838" w:w="11906" w:orient="portrait"/>
      <w:pgMar w:bottom="1418" w:top="1418" w:left="1418" w:right="1418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erson Garcia" w:id="0" w:date="2025-09-01T12:36:59Z"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Inclua os links em notas de rodapé</w:t>
      </w:r>
    </w:p>
  </w:comment>
  <w:comment w:author="Anderson Garcia" w:id="1" w:date="2025-09-01T12:36:59Z"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Inclua os links em notas de rodapé</w:t>
      </w:r>
    </w:p>
  </w:comment>
  <w:comment w:author="Anderson Garcia" w:id="6" w:date="2025-09-01T12:42:52Z"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é uma subseção, requer formatação de título de subseção. Ver no checklist.</w:t>
      </w:r>
    </w:p>
  </w:comment>
  <w:comment w:author="Anderson Garcia" w:id="5" w:date="2025-09-01T12:42:16Z"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no checklist sobre utilização de expressões em outros idiomas. Ou, se entender que são palavras "de código", pode simplesmente destacar em itálico. Mas precisa diferenciar do texto principal.</w:t>
      </w:r>
    </w:p>
  </w:comment>
  <w:comment w:author="Anderson Garcia" w:id="4" w:date="2025-09-01T12:40:14Z"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Parece que não cita essa antes. Eu citaria, com alguma referência inclusive.</w:t>
      </w:r>
    </w:p>
  </w:comment>
  <w:comment w:author="Anderson Garcia" w:id="2" w:date="2025-09-01T12:37:29Z"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também, link como nota de rodapé</w:t>
      </w:r>
    </w:p>
  </w:comment>
  <w:comment w:author="Anderson Garcia" w:id="3" w:date="2025-09-01T13:08:07Z"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Opcionalmente, pode mostrar em formato de lista ou tabela. Mas acho que assim é suficiente.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76" w15:done="0"/>
  <w15:commentEx w15:paraId="00000377" w15:done="0"/>
  <w15:commentEx w15:paraId="00000378" w15:done="0"/>
  <w15:commentEx w15:paraId="00000379" w15:done="0"/>
  <w15:commentEx w15:paraId="0000037A" w15:done="0"/>
  <w15:commentEx w15:paraId="0000037B" w15:done="0"/>
  <w15:commentEx w15:paraId="0000037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right="3968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 Trabalho de Conclusão de Curso apresentado para obtenção do título de especialista em Engenharia de Software – 2025</w:t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5029200</wp:posOffset>
          </wp:positionH>
          <wp:positionV relativeFrom="paragraph">
            <wp:posOffset>-10159</wp:posOffset>
          </wp:positionV>
          <wp:extent cx="723900" cy="298450"/>
          <wp:effectExtent b="0" l="0" r="0" t="0"/>
          <wp:wrapSquare wrapText="bothSides" distB="0" distT="0" distL="114300" distR="114300"/>
          <wp:docPr descr="Desenho com traços pretos em fundo branco&#10;&#10;Descrição gerada automaticamente com confiança média" id="1803984906" name="image1.png"/>
          <a:graphic>
            <a:graphicData uri="http://schemas.openxmlformats.org/drawingml/2006/picture">
              <pic:pic>
                <pic:nvPicPr>
                  <pic:cNvPr descr="Desenho com traços pretos em fundo branco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3900" cy="298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5029200</wp:posOffset>
          </wp:positionH>
          <wp:positionV relativeFrom="paragraph">
            <wp:posOffset>-10158</wp:posOffset>
          </wp:positionV>
          <wp:extent cx="723900" cy="298450"/>
          <wp:effectExtent b="0" l="0" r="0" t="0"/>
          <wp:wrapSquare wrapText="bothSides" distB="0" distT="0" distL="114300" distR="114300"/>
          <wp:docPr descr="Desenho com traços pretos em fundo branco&#10;&#10;Descrição gerada automaticamente com confiança média" id="1803984907" name="image2.png"/>
          <a:graphic>
            <a:graphicData uri="http://schemas.openxmlformats.org/drawingml/2006/picture">
              <pic:pic>
                <pic:nvPicPr>
                  <pic:cNvPr descr="Desenho com traços pretos em fundo branco&#10;&#10;Descrição gerada automaticamente com confiança médi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3900" cy="298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1785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6351</wp:posOffset>
              </wp:positionH>
              <wp:positionV relativeFrom="paragraph">
                <wp:posOffset>100330</wp:posOffset>
              </wp:positionV>
              <wp:extent cx="0" cy="12700"/>
              <wp:effectExtent b="0" l="0" r="0" t="0"/>
              <wp:wrapNone/>
              <wp:docPr id="180398490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69450" y="3780000"/>
                        <a:ext cx="5753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595959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6351</wp:posOffset>
              </wp:positionH>
              <wp:positionV relativeFrom="paragraph">
                <wp:posOffset>100330</wp:posOffset>
              </wp:positionV>
              <wp:extent cx="0" cy="12700"/>
              <wp:effectExtent b="0" l="0" r="0" t="0"/>
              <wp:wrapNone/>
              <wp:docPr id="1803984905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jc w:val="left"/>
    </w:pPr>
    <w:rPr>
      <w:b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2Char" w:customStyle="1">
    <w:name w:val="Título 2 Char"/>
    <w:basedOn w:val="Fontepargpadro"/>
    <w:link w:val="Ttulo2"/>
    <w:uiPriority w:val="9"/>
    <w:rsid w:val="000414DF"/>
    <w:rPr>
      <w:rFonts w:ascii="Arial" w:hAnsi="Arial" w:cstheme="majorBidi" w:eastAsiaTheme="majorEastAsia"/>
      <w:b w:val="1"/>
      <w:bCs w:val="1"/>
      <w:color w:val="000000" w:themeColor="text1"/>
      <w:szCs w:val="26"/>
      <w:lang w:val="en-US"/>
    </w:rPr>
  </w:style>
  <w:style w:type="character" w:styleId="Nmerodelinha">
    <w:name w:val="line number"/>
    <w:basedOn w:val="Fontepargpadro"/>
    <w:uiPriority w:val="99"/>
    <w:semiHidden w:val="1"/>
    <w:unhideWhenUsed w:val="1"/>
    <w:rsid w:val="005F5FEB"/>
  </w:style>
  <w:style w:type="paragraph" w:styleId="Cabealho">
    <w:name w:val="header"/>
    <w:basedOn w:val="Normal"/>
    <w:link w:val="CabealhoChar"/>
    <w:uiPriority w:val="99"/>
    <w:unhideWhenUsed w:val="1"/>
    <w:rsid w:val="005F5FEB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5F5FEB"/>
  </w:style>
  <w:style w:type="paragraph" w:styleId="Rodap">
    <w:name w:val="footer"/>
    <w:basedOn w:val="Normal"/>
    <w:link w:val="RodapChar"/>
    <w:uiPriority w:val="99"/>
    <w:unhideWhenUsed w:val="1"/>
    <w:rsid w:val="005F5FEB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5F5FEB"/>
  </w:style>
  <w:style w:type="character" w:styleId="Hyperlink">
    <w:name w:val="Hyperlink"/>
    <w:basedOn w:val="Fontepargpadro"/>
    <w:uiPriority w:val="99"/>
    <w:unhideWhenUsed w:val="1"/>
    <w:rsid w:val="00AA1EDC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E108A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E108A"/>
    <w:rPr>
      <w:rFonts w:ascii="Tahoma" w:cs="Tahoma" w:hAnsi="Tahoma"/>
      <w:sz w:val="16"/>
      <w:szCs w:val="16"/>
    </w:rPr>
  </w:style>
  <w:style w:type="paragraph" w:styleId="SemEspaamento">
    <w:name w:val="No Spacing"/>
    <w:uiPriority w:val="1"/>
    <w:qFormat w:val="1"/>
    <w:rsid w:val="001E108A"/>
    <w:pPr>
      <w:spacing w:line="240" w:lineRule="auto"/>
    </w:pPr>
  </w:style>
  <w:style w:type="paragraph" w:styleId="PargrafodaLista">
    <w:name w:val="List Paragraph"/>
    <w:basedOn w:val="Normal"/>
    <w:uiPriority w:val="34"/>
    <w:qFormat w:val="1"/>
    <w:rsid w:val="009629EB"/>
    <w:pPr>
      <w:ind w:left="720"/>
      <w:contextualSpacing w:val="1"/>
    </w:pPr>
  </w:style>
  <w:style w:type="paragraph" w:styleId="Reviso">
    <w:name w:val="Revision"/>
    <w:hidden w:val="1"/>
    <w:uiPriority w:val="99"/>
    <w:semiHidden w:val="1"/>
    <w:rsid w:val="00AF384D"/>
    <w:pPr>
      <w:spacing w:line="240" w:lineRule="auto"/>
      <w:jc w:val="left"/>
    </w:pPr>
  </w:style>
  <w:style w:type="character" w:styleId="fontstyle01" w:customStyle="1">
    <w:name w:val="fontstyle01"/>
    <w:basedOn w:val="Fontepargpadro"/>
    <w:rsid w:val="00AF384D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styleId="normaltextrun" w:customStyle="1">
    <w:name w:val="normaltextrun"/>
    <w:basedOn w:val="Fontepargpadro"/>
    <w:rsid w:val="00DF03DC"/>
  </w:style>
  <w:style w:type="table" w:styleId="Tabelacomgrade">
    <w:name w:val="Table Grid"/>
    <w:basedOn w:val="Tabelanormal"/>
    <w:uiPriority w:val="59"/>
    <w:rsid w:val="00DB4B1B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implesTabela2">
    <w:name w:val="Plain Table 2"/>
    <w:basedOn w:val="Tabelanormal"/>
    <w:uiPriority w:val="42"/>
    <w:rsid w:val="00DB4B1B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character" w:styleId="MenoPendente">
    <w:name w:val="Unresolved Mention"/>
    <w:basedOn w:val="Fontepargpadro"/>
    <w:uiPriority w:val="99"/>
    <w:semiHidden w:val="1"/>
    <w:unhideWhenUsed w:val="1"/>
    <w:rsid w:val="009A1FFE"/>
    <w:rPr>
      <w:color w:val="605e5c"/>
      <w:shd w:color="auto" w:fill="e1dfdd" w:val="clear"/>
    </w:rPr>
  </w:style>
  <w:style w:type="table" w:styleId="TabelaSimples5">
    <w:name w:val="Plain Table 5"/>
    <w:basedOn w:val="Tabelanormal"/>
    <w:uiPriority w:val="45"/>
    <w:rsid w:val="001E6897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SimplesTabela3">
    <w:name w:val="Plain Table 3"/>
    <w:basedOn w:val="Tabelanormal"/>
    <w:uiPriority w:val="43"/>
    <w:rsid w:val="001E6897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1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0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mbria" w:cs="Cambria" w:eastAsia="Cambria" w:hAnsi="Cambria"/>
        <w:i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mbria" w:cs="Cambria" w:eastAsia="Cambria" w:hAnsi="Cambria"/>
        <w:i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mbria" w:cs="Cambria" w:eastAsia="Cambria" w:hAnsi="Cambria"/>
        <w:i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mbria" w:cs="Cambria" w:eastAsia="Cambria" w:hAnsi="Cambria"/>
        <w:i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vCEcH4yP7fmOsO7hLUxOqwfnpg==">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2024-05-27T13:50:00Z</dcterms:created>
  <dc:creator>thiago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MediaServiceImageTags">
    <vt:lpwstr/>
  </property>
</Properties>
</file>